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BC56C" w14:textId="71BF7DD8" w:rsidR="00EE1E19" w:rsidRPr="0097573D" w:rsidRDefault="002D7E28" w:rsidP="00FA09D6">
      <w:pPr>
        <w:pStyle w:val="Title"/>
        <w:bidi w:val="0"/>
        <w:ind w:right="206"/>
        <w:jc w:val="center"/>
        <w:rPr>
          <w:rFonts w:ascii="David" w:hAnsi="David" w:cs="David"/>
          <w:sz w:val="98"/>
          <w:szCs w:val="98"/>
        </w:rPr>
      </w:pPr>
      <w:r w:rsidRPr="0097573D">
        <w:rPr>
          <w:rFonts w:ascii="David" w:hAnsi="David" w:cs="David"/>
          <w:sz w:val="98"/>
          <w:szCs w:val="98"/>
        </w:rPr>
        <w:t xml:space="preserve">Medical </w:t>
      </w:r>
      <w:r w:rsidR="006C765A" w:rsidRPr="0097573D">
        <w:rPr>
          <w:rFonts w:ascii="David" w:hAnsi="David" w:cs="David"/>
          <w:sz w:val="98"/>
          <w:szCs w:val="98"/>
        </w:rPr>
        <w:t>Visual Question A</w:t>
      </w:r>
      <w:bookmarkStart w:id="0" w:name="_GoBack"/>
      <w:bookmarkEnd w:id="0"/>
      <w:r w:rsidR="006C765A" w:rsidRPr="0097573D">
        <w:rPr>
          <w:rFonts w:ascii="David" w:hAnsi="David" w:cs="David"/>
          <w:sz w:val="98"/>
          <w:szCs w:val="98"/>
        </w:rPr>
        <w:t>nswering</w:t>
      </w:r>
    </w:p>
    <w:p w14:paraId="6D9B4C9B" w14:textId="79D6BDC8" w:rsidR="002D7E28" w:rsidRPr="0097573D" w:rsidRDefault="002D7E28" w:rsidP="00CD20E9">
      <w:pPr>
        <w:bidi w:val="0"/>
        <w:ind w:right="206"/>
        <w:rPr>
          <w:rFonts w:ascii="David" w:hAnsi="David" w:cs="David"/>
        </w:rPr>
      </w:pPr>
    </w:p>
    <w:p w14:paraId="260C1AA4" w14:textId="77777777" w:rsidR="002D7E28" w:rsidRPr="0097573D" w:rsidRDefault="002D7E28" w:rsidP="00CD20E9">
      <w:pPr>
        <w:bidi w:val="0"/>
        <w:ind w:right="206"/>
        <w:jc w:val="center"/>
        <w:rPr>
          <w:rFonts w:ascii="David" w:hAnsi="David" w:cs="David"/>
        </w:rPr>
      </w:pPr>
    </w:p>
    <w:p w14:paraId="3A56A064" w14:textId="77777777" w:rsidR="002D7E28" w:rsidRPr="0097573D" w:rsidRDefault="002D7E28" w:rsidP="009377EA">
      <w:pPr>
        <w:bidi w:val="0"/>
        <w:ind w:right="206"/>
        <w:jc w:val="center"/>
        <w:rPr>
          <w:rFonts w:ascii="David" w:hAnsi="David" w:cs="David"/>
        </w:rPr>
      </w:pPr>
    </w:p>
    <w:p w14:paraId="0FDD10C2" w14:textId="5A4BAD10" w:rsidR="002D7E28" w:rsidRPr="0097573D" w:rsidRDefault="00DD7AB8" w:rsidP="009377EA">
      <w:pPr>
        <w:bidi w:val="0"/>
        <w:ind w:right="206"/>
        <w:jc w:val="center"/>
        <w:rPr>
          <w:rFonts w:ascii="David" w:hAnsi="David" w:cs="David"/>
          <w:sz w:val="38"/>
          <w:szCs w:val="38"/>
        </w:rPr>
      </w:pPr>
      <w:r w:rsidRPr="0097573D">
        <w:rPr>
          <w:rFonts w:ascii="David" w:hAnsi="David" w:cs="David"/>
          <w:sz w:val="36"/>
          <w:szCs w:val="36"/>
          <w:rtl/>
        </w:rPr>
        <w:t>09</w:t>
      </w:r>
      <w:r w:rsidR="00153D42" w:rsidRPr="0097573D">
        <w:rPr>
          <w:rFonts w:ascii="David" w:hAnsi="David" w:cs="David"/>
          <w:sz w:val="36"/>
          <w:szCs w:val="36"/>
        </w:rPr>
        <w:t>/12/2018</w:t>
      </w:r>
    </w:p>
    <w:p w14:paraId="2ED8AB02" w14:textId="1B0D6B54" w:rsidR="002D7E28" w:rsidRPr="0097573D" w:rsidRDefault="002D7E28" w:rsidP="009377EA">
      <w:pPr>
        <w:bidi w:val="0"/>
        <w:ind w:right="206"/>
        <w:jc w:val="center"/>
        <w:rPr>
          <w:rFonts w:ascii="David" w:hAnsi="David" w:cs="David"/>
          <w:sz w:val="36"/>
          <w:szCs w:val="36"/>
          <w:rtl/>
        </w:rPr>
      </w:pPr>
      <w:r w:rsidRPr="0097573D">
        <w:rPr>
          <w:rFonts w:ascii="David" w:hAnsi="David" w:cs="David"/>
          <w:sz w:val="36"/>
          <w:szCs w:val="36"/>
        </w:rPr>
        <w:t>Avi Turner - 039991708</w:t>
      </w:r>
    </w:p>
    <w:p w14:paraId="49253EF9" w14:textId="77777777" w:rsidR="002D7E28" w:rsidRPr="0097573D" w:rsidRDefault="00E333A6" w:rsidP="009377EA">
      <w:pPr>
        <w:bidi w:val="0"/>
        <w:ind w:right="206"/>
        <w:jc w:val="center"/>
        <w:rPr>
          <w:rFonts w:ascii="David" w:hAnsi="David" w:cs="David"/>
          <w:sz w:val="36"/>
          <w:szCs w:val="36"/>
          <w:rtl/>
        </w:rPr>
      </w:pPr>
      <w:hyperlink r:id="rId8" w:history="1">
        <w:r w:rsidR="002D7E28" w:rsidRPr="0097573D">
          <w:rPr>
            <w:rStyle w:val="Hyperlink"/>
            <w:rFonts w:ascii="David" w:hAnsi="David" w:cs="David"/>
            <w:color w:val="auto"/>
            <w:kern w:val="24"/>
            <w:sz w:val="36"/>
            <w:szCs w:val="36"/>
            <w:u w:val="none"/>
          </w:rPr>
          <w:t>avi.turner111@gmail.com</w:t>
        </w:r>
      </w:hyperlink>
    </w:p>
    <w:p w14:paraId="34EDA8BB" w14:textId="4D22F8C5" w:rsidR="00DD7B21" w:rsidRPr="0097573D" w:rsidRDefault="002D7E28" w:rsidP="009377EA">
      <w:pPr>
        <w:bidi w:val="0"/>
        <w:ind w:right="206"/>
        <w:jc w:val="center"/>
        <w:rPr>
          <w:rFonts w:ascii="David" w:hAnsi="David" w:cs="David"/>
          <w:sz w:val="36"/>
          <w:szCs w:val="36"/>
        </w:rPr>
      </w:pPr>
      <w:r w:rsidRPr="0097573D">
        <w:rPr>
          <w:rFonts w:ascii="David" w:hAnsi="David" w:cs="David"/>
          <w:sz w:val="36"/>
          <w:szCs w:val="36"/>
        </w:rPr>
        <w:t>055-6699069</w:t>
      </w:r>
    </w:p>
    <w:p w14:paraId="51AE86EA" w14:textId="77777777" w:rsidR="00DD7B21" w:rsidRPr="0097573D" w:rsidRDefault="00DD7B21" w:rsidP="009377EA">
      <w:pPr>
        <w:bidi w:val="0"/>
        <w:ind w:right="206"/>
        <w:rPr>
          <w:rFonts w:ascii="David" w:hAnsi="David" w:cs="David" w:hint="cs"/>
          <w:sz w:val="36"/>
          <w:szCs w:val="36"/>
          <w:rtl/>
        </w:rPr>
      </w:pPr>
      <w:r w:rsidRPr="0097573D">
        <w:rPr>
          <w:rFonts w:ascii="David" w:hAnsi="David" w:cs="David"/>
          <w:sz w:val="36"/>
          <w:szCs w:val="36"/>
        </w:rPr>
        <w:br w:type="page"/>
      </w:r>
    </w:p>
    <w:p w14:paraId="48D276C3" w14:textId="77777777" w:rsidR="002D7E28" w:rsidRPr="0097573D" w:rsidRDefault="002D7E28" w:rsidP="00CD20E9">
      <w:pPr>
        <w:bidi w:val="0"/>
        <w:ind w:right="206"/>
        <w:jc w:val="center"/>
        <w:rPr>
          <w:rFonts w:ascii="David" w:hAnsi="David" w:cs="David"/>
          <w:sz w:val="36"/>
          <w:szCs w:val="36"/>
        </w:rPr>
      </w:pPr>
    </w:p>
    <w:p w14:paraId="23569CED" w14:textId="0FF448E2" w:rsidR="001B7333" w:rsidRPr="009377EA" w:rsidRDefault="00C07603" w:rsidP="009377EA">
      <w:pPr>
        <w:pStyle w:val="TOCHeading"/>
        <w:bidi w:val="0"/>
        <w:spacing w:before="0"/>
        <w:ind w:right="206"/>
        <w:rPr>
          <w:rFonts w:ascii="David" w:hAnsi="David" w:cs="David"/>
          <w:rtl w:val="0"/>
          <w:cs w:val="0"/>
        </w:rPr>
      </w:pPr>
      <w:r w:rsidRPr="005E438C">
        <w:rPr>
          <w:rFonts w:ascii="David" w:hAnsi="David" w:cs="David" w:hint="cs"/>
          <w:rtl w:val="0"/>
          <w:cs w:val="0"/>
        </w:rPr>
        <w:t>T</w:t>
      </w:r>
      <w:r>
        <w:rPr>
          <w:rFonts w:ascii="David" w:hAnsi="David" w:cs="David"/>
          <w:rtl w:val="0"/>
          <w:cs w:val="0"/>
        </w:rPr>
        <w:t>able of content</w:t>
      </w:r>
    </w:p>
    <w:p w14:paraId="076AB2B6" w14:textId="77777777" w:rsidR="001B7333" w:rsidRPr="00C60D93" w:rsidRDefault="001B7333" w:rsidP="009377EA">
      <w:pPr>
        <w:pStyle w:val="TOC1"/>
        <w:tabs>
          <w:tab w:val="right" w:leader="dot" w:pos="8296"/>
        </w:tabs>
        <w:bidi w:val="0"/>
        <w:rPr>
          <w:rFonts w:ascii="David" w:hAnsi="David" w:cs="David"/>
          <w:rtl/>
          <w:lang w:val="he-IL"/>
        </w:rPr>
      </w:pPr>
    </w:p>
    <w:sdt>
      <w:sdtPr>
        <w:rPr>
          <w:rFonts w:ascii="David" w:hAnsi="David" w:cs="David"/>
          <w:lang w:val="he-IL"/>
        </w:rPr>
        <w:id w:val="-987401310"/>
        <w:docPartObj>
          <w:docPartGallery w:val="Table of Contents"/>
          <w:docPartUnique/>
        </w:docPartObj>
      </w:sdtPr>
      <w:sdtEndPr>
        <w:rPr>
          <w:lang w:val="en-US"/>
        </w:rPr>
      </w:sdtEndPr>
      <w:sdtContent>
        <w:p w14:paraId="04B12C7B" w14:textId="5D3551DE" w:rsidR="0085487D" w:rsidRDefault="008612D1" w:rsidP="009377EA">
          <w:pPr>
            <w:pStyle w:val="TOC1"/>
            <w:tabs>
              <w:tab w:val="right" w:leader="dot" w:pos="8296"/>
            </w:tabs>
            <w:bidi w:val="0"/>
            <w:rPr>
              <w:rFonts w:eastAsiaTheme="minorEastAsia" w:hAnsiTheme="minorHAnsi" w:cstheme="minorBidi"/>
              <w:noProof/>
              <w:rtl/>
            </w:rPr>
          </w:pPr>
          <w:r w:rsidRPr="00C60D93">
            <w:rPr>
              <w:rFonts w:ascii="David" w:hAnsi="David" w:cs="David"/>
              <w:b/>
              <w:bCs/>
              <w:lang w:val="he-IL"/>
            </w:rPr>
            <w:fldChar w:fldCharType="begin"/>
          </w:r>
          <w:r w:rsidRPr="00C60D93">
            <w:rPr>
              <w:rFonts w:ascii="David" w:hAnsi="David" w:cs="David"/>
              <w:b/>
              <w:bCs/>
              <w:rtl/>
              <w:lang w:val="he-IL"/>
            </w:rPr>
            <w:instrText xml:space="preserve"> TOC \o "1-3" \h \z \u </w:instrText>
          </w:r>
          <w:r w:rsidRPr="00C60D93">
            <w:rPr>
              <w:rFonts w:ascii="David" w:hAnsi="David" w:cs="David"/>
              <w:b/>
              <w:bCs/>
              <w:lang w:val="he-IL"/>
            </w:rPr>
            <w:fldChar w:fldCharType="separate"/>
          </w:r>
          <w:hyperlink w:anchor="_Toc532554264" w:history="1">
            <w:r w:rsidR="0085487D" w:rsidRPr="004C13B5">
              <w:rPr>
                <w:rStyle w:val="Hyperlink"/>
                <w:rFonts w:ascii="David" w:hAnsi="David" w:cs="David"/>
                <w:noProof/>
              </w:rPr>
              <w:t>Introduction</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Toc532554264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3</w:t>
            </w:r>
            <w:r w:rsidR="0085487D">
              <w:rPr>
                <w:noProof/>
                <w:webHidden/>
                <w:rtl/>
              </w:rPr>
              <w:fldChar w:fldCharType="end"/>
            </w:r>
          </w:hyperlink>
        </w:p>
        <w:p w14:paraId="1C042894" w14:textId="4D7CB1E7" w:rsidR="0085487D" w:rsidRDefault="0085487D" w:rsidP="00CD20E9">
          <w:pPr>
            <w:pStyle w:val="TOC2"/>
            <w:rPr>
              <w:rFonts w:eastAsiaTheme="minorEastAsia" w:hAnsiTheme="minorHAnsi" w:cstheme="minorBidi"/>
              <w:noProof/>
              <w:rtl/>
            </w:rPr>
          </w:pPr>
          <w:hyperlink w:anchor="_Toc532554265" w:history="1">
            <w:r w:rsidRPr="004C13B5">
              <w:rPr>
                <w:rStyle w:val="Hyperlink"/>
                <w:rFonts w:ascii="David" w:hAnsi="David" w:cs="David"/>
                <w:noProof/>
              </w:rPr>
              <w:t>Glossary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Toc532554265 \h</w:instrText>
            </w:r>
            <w:r>
              <w:rPr>
                <w:noProof/>
                <w:webHidden/>
                <w:rtl/>
              </w:rPr>
              <w:instrText xml:space="preserve"> </w:instrText>
            </w:r>
            <w:r>
              <w:rPr>
                <w:noProof/>
                <w:webHidden/>
                <w:rtl/>
              </w:rPr>
            </w:r>
            <w:r>
              <w:rPr>
                <w:noProof/>
                <w:webHidden/>
                <w:rtl/>
              </w:rPr>
              <w:fldChar w:fldCharType="separate"/>
            </w:r>
            <w:r w:rsidR="00CD20E9">
              <w:rPr>
                <w:noProof/>
                <w:webHidden/>
              </w:rPr>
              <w:t>3</w:t>
            </w:r>
            <w:r>
              <w:rPr>
                <w:noProof/>
                <w:webHidden/>
                <w:rtl/>
              </w:rPr>
              <w:fldChar w:fldCharType="end"/>
            </w:r>
          </w:hyperlink>
        </w:p>
        <w:p w14:paraId="66957616" w14:textId="7AA083EA" w:rsidR="0085487D" w:rsidRDefault="0085487D" w:rsidP="009377EA">
          <w:pPr>
            <w:pStyle w:val="TOC1"/>
            <w:tabs>
              <w:tab w:val="right" w:leader="dot" w:pos="8296"/>
            </w:tabs>
            <w:bidi w:val="0"/>
            <w:rPr>
              <w:rFonts w:eastAsiaTheme="minorEastAsia" w:hAnsiTheme="minorHAnsi" w:cstheme="minorBidi"/>
              <w:noProof/>
              <w:rtl/>
            </w:rPr>
          </w:pPr>
          <w:hyperlink w:anchor="_Toc532554266" w:history="1">
            <w:r w:rsidRPr="004C13B5">
              <w:rPr>
                <w:rStyle w:val="Hyperlink"/>
                <w:rFonts w:ascii="David" w:hAnsi="David" w:cs="David"/>
                <w:noProof/>
              </w:rPr>
              <w:t>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Toc532554266 \h</w:instrText>
            </w:r>
            <w:r>
              <w:rPr>
                <w:noProof/>
                <w:webHidden/>
                <w:rtl/>
              </w:rPr>
              <w:instrText xml:space="preserve"> </w:instrText>
            </w:r>
            <w:r>
              <w:rPr>
                <w:noProof/>
                <w:webHidden/>
                <w:rtl/>
              </w:rPr>
            </w:r>
            <w:r>
              <w:rPr>
                <w:noProof/>
                <w:webHidden/>
                <w:rtl/>
              </w:rPr>
              <w:fldChar w:fldCharType="separate"/>
            </w:r>
            <w:r w:rsidR="00CD20E9">
              <w:rPr>
                <w:noProof/>
                <w:webHidden/>
              </w:rPr>
              <w:t>4</w:t>
            </w:r>
            <w:r>
              <w:rPr>
                <w:noProof/>
                <w:webHidden/>
                <w:rtl/>
              </w:rPr>
              <w:fldChar w:fldCharType="end"/>
            </w:r>
          </w:hyperlink>
        </w:p>
        <w:p w14:paraId="0EE00D03" w14:textId="22732117" w:rsidR="0085487D" w:rsidRDefault="0085487D" w:rsidP="00CD20E9">
          <w:pPr>
            <w:pStyle w:val="TOC2"/>
            <w:rPr>
              <w:rFonts w:eastAsiaTheme="minorEastAsia" w:hAnsiTheme="minorHAnsi" w:cstheme="minorBidi"/>
              <w:noProof/>
              <w:rtl/>
            </w:rPr>
          </w:pPr>
          <w:hyperlink w:anchor="_Toc532554267" w:history="1">
            <w:r w:rsidRPr="004C13B5">
              <w:rPr>
                <w:rStyle w:val="Hyperlink"/>
                <w:rFonts w:ascii="David" w:hAnsi="David" w:cs="David"/>
                <w:noProof/>
              </w:rPr>
              <w:t>Deep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Toc532554267 \h</w:instrText>
            </w:r>
            <w:r>
              <w:rPr>
                <w:noProof/>
                <w:webHidden/>
                <w:rtl/>
              </w:rPr>
              <w:instrText xml:space="preserve"> </w:instrText>
            </w:r>
            <w:r>
              <w:rPr>
                <w:noProof/>
                <w:webHidden/>
                <w:rtl/>
              </w:rPr>
            </w:r>
            <w:r>
              <w:rPr>
                <w:noProof/>
                <w:webHidden/>
                <w:rtl/>
              </w:rPr>
              <w:fldChar w:fldCharType="separate"/>
            </w:r>
            <w:r w:rsidR="00CD20E9">
              <w:rPr>
                <w:noProof/>
                <w:webHidden/>
              </w:rPr>
              <w:t>4</w:t>
            </w:r>
            <w:r>
              <w:rPr>
                <w:noProof/>
                <w:webHidden/>
                <w:rtl/>
              </w:rPr>
              <w:fldChar w:fldCharType="end"/>
            </w:r>
          </w:hyperlink>
        </w:p>
        <w:p w14:paraId="445FF42C" w14:textId="024F7FC7" w:rsidR="0085487D" w:rsidRDefault="0085487D" w:rsidP="00CD20E9">
          <w:pPr>
            <w:pStyle w:val="TOC2"/>
            <w:rPr>
              <w:rFonts w:eastAsiaTheme="minorEastAsia" w:hAnsiTheme="minorHAnsi" w:cstheme="minorBidi"/>
              <w:noProof/>
              <w:rtl/>
            </w:rPr>
          </w:pPr>
          <w:hyperlink w:anchor="_Toc532554268" w:history="1">
            <w:r w:rsidRPr="004C13B5">
              <w:rPr>
                <w:rStyle w:val="Hyperlink"/>
                <w:rFonts w:ascii="David" w:hAnsi="David" w:cs="David"/>
                <w:noProof/>
              </w:rPr>
              <w:t>VQA - Visual Question Answering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Toc532554268 \h</w:instrText>
            </w:r>
            <w:r>
              <w:rPr>
                <w:noProof/>
                <w:webHidden/>
                <w:rtl/>
              </w:rPr>
              <w:instrText xml:space="preserve"> </w:instrText>
            </w:r>
            <w:r>
              <w:rPr>
                <w:noProof/>
                <w:webHidden/>
                <w:rtl/>
              </w:rPr>
            </w:r>
            <w:r>
              <w:rPr>
                <w:noProof/>
                <w:webHidden/>
                <w:rtl/>
              </w:rPr>
              <w:fldChar w:fldCharType="separate"/>
            </w:r>
            <w:r w:rsidR="00CD20E9">
              <w:rPr>
                <w:noProof/>
                <w:webHidden/>
              </w:rPr>
              <w:t>5</w:t>
            </w:r>
            <w:r>
              <w:rPr>
                <w:noProof/>
                <w:webHidden/>
                <w:rtl/>
              </w:rPr>
              <w:fldChar w:fldCharType="end"/>
            </w:r>
          </w:hyperlink>
        </w:p>
        <w:p w14:paraId="30270BC9" w14:textId="0988B644" w:rsidR="0085487D" w:rsidRDefault="0085487D" w:rsidP="009377EA">
          <w:pPr>
            <w:pStyle w:val="TOC1"/>
            <w:tabs>
              <w:tab w:val="right" w:leader="dot" w:pos="8296"/>
            </w:tabs>
            <w:bidi w:val="0"/>
            <w:rPr>
              <w:rFonts w:eastAsiaTheme="minorEastAsia" w:hAnsiTheme="minorHAnsi" w:cstheme="minorBidi"/>
              <w:noProof/>
              <w:rtl/>
            </w:rPr>
          </w:pPr>
          <w:hyperlink w:anchor="_Toc532554269" w:history="1">
            <w:r w:rsidRPr="004C13B5">
              <w:rPr>
                <w:rStyle w:val="Hyperlink"/>
                <w:rFonts w:ascii="David" w:hAnsi="David" w:cs="David"/>
                <w:noProof/>
              </w:rPr>
              <w:t>The Challenge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Toc532554269 \h</w:instrText>
            </w:r>
            <w:r>
              <w:rPr>
                <w:noProof/>
                <w:webHidden/>
                <w:rtl/>
              </w:rPr>
              <w:instrText xml:space="preserve"> </w:instrText>
            </w:r>
            <w:r>
              <w:rPr>
                <w:noProof/>
                <w:webHidden/>
                <w:rtl/>
              </w:rPr>
            </w:r>
            <w:r>
              <w:rPr>
                <w:noProof/>
                <w:webHidden/>
                <w:rtl/>
              </w:rPr>
              <w:fldChar w:fldCharType="separate"/>
            </w:r>
            <w:r w:rsidR="00CD20E9">
              <w:rPr>
                <w:noProof/>
                <w:webHidden/>
              </w:rPr>
              <w:t>6</w:t>
            </w:r>
            <w:r>
              <w:rPr>
                <w:noProof/>
                <w:webHidden/>
                <w:rtl/>
              </w:rPr>
              <w:fldChar w:fldCharType="end"/>
            </w:r>
          </w:hyperlink>
        </w:p>
        <w:p w14:paraId="64FBE2A7" w14:textId="0B4523A8" w:rsidR="0085487D" w:rsidRDefault="0085487D" w:rsidP="00CD20E9">
          <w:pPr>
            <w:pStyle w:val="TOC2"/>
            <w:rPr>
              <w:rFonts w:eastAsiaTheme="minorEastAsia" w:hAnsiTheme="minorHAnsi" w:cstheme="minorBidi"/>
              <w:noProof/>
              <w:rtl/>
            </w:rPr>
          </w:pPr>
          <w:hyperlink w:anchor="_Toc532554270" w:history="1">
            <w:r w:rsidRPr="004C13B5">
              <w:rPr>
                <w:rStyle w:val="Hyperlink"/>
                <w:rFonts w:ascii="David" w:hAnsi="David" w:cs="David"/>
                <w:noProof/>
              </w:rPr>
              <w:t>VQA-Med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Toc532554270 \h</w:instrText>
            </w:r>
            <w:r>
              <w:rPr>
                <w:noProof/>
                <w:webHidden/>
                <w:rtl/>
              </w:rPr>
              <w:instrText xml:space="preserve"> </w:instrText>
            </w:r>
            <w:r>
              <w:rPr>
                <w:noProof/>
                <w:webHidden/>
                <w:rtl/>
              </w:rPr>
            </w:r>
            <w:r>
              <w:rPr>
                <w:noProof/>
                <w:webHidden/>
                <w:rtl/>
              </w:rPr>
              <w:fldChar w:fldCharType="separate"/>
            </w:r>
            <w:r w:rsidR="00CD20E9">
              <w:rPr>
                <w:noProof/>
                <w:webHidden/>
              </w:rPr>
              <w:t>6</w:t>
            </w:r>
            <w:r>
              <w:rPr>
                <w:noProof/>
                <w:webHidden/>
                <w:rtl/>
              </w:rPr>
              <w:fldChar w:fldCharType="end"/>
            </w:r>
          </w:hyperlink>
        </w:p>
        <w:p w14:paraId="2E330932" w14:textId="1839884A" w:rsidR="0085487D" w:rsidRDefault="0085487D" w:rsidP="009377EA">
          <w:pPr>
            <w:pStyle w:val="TOC1"/>
            <w:tabs>
              <w:tab w:val="right" w:leader="dot" w:pos="8296"/>
            </w:tabs>
            <w:bidi w:val="0"/>
            <w:rPr>
              <w:rFonts w:eastAsiaTheme="minorEastAsia" w:hAnsiTheme="minorHAnsi" w:cstheme="minorBidi"/>
              <w:noProof/>
              <w:rtl/>
            </w:rPr>
          </w:pPr>
          <w:hyperlink w:anchor="_Toc532554271" w:history="1">
            <w:r w:rsidRPr="004C13B5">
              <w:rPr>
                <w:rStyle w:val="Hyperlink"/>
                <w:rFonts w:ascii="David" w:hAnsi="David" w:cs="David"/>
                <w:noProof/>
              </w:rPr>
              <w:t>Offered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Toc532554271 \h</w:instrText>
            </w:r>
            <w:r>
              <w:rPr>
                <w:noProof/>
                <w:webHidden/>
                <w:rtl/>
              </w:rPr>
              <w:instrText xml:space="preserve"> </w:instrText>
            </w:r>
            <w:r>
              <w:rPr>
                <w:noProof/>
                <w:webHidden/>
                <w:rtl/>
              </w:rPr>
            </w:r>
            <w:r>
              <w:rPr>
                <w:noProof/>
                <w:webHidden/>
                <w:rtl/>
              </w:rPr>
              <w:fldChar w:fldCharType="separate"/>
            </w:r>
            <w:r w:rsidR="00CD20E9">
              <w:rPr>
                <w:noProof/>
                <w:webHidden/>
              </w:rPr>
              <w:t>7</w:t>
            </w:r>
            <w:r>
              <w:rPr>
                <w:noProof/>
                <w:webHidden/>
                <w:rtl/>
              </w:rPr>
              <w:fldChar w:fldCharType="end"/>
            </w:r>
          </w:hyperlink>
        </w:p>
        <w:p w14:paraId="76F4858C" w14:textId="731AB066" w:rsidR="0085487D" w:rsidRDefault="0085487D" w:rsidP="009377EA">
          <w:pPr>
            <w:pStyle w:val="TOC1"/>
            <w:tabs>
              <w:tab w:val="right" w:leader="dot" w:pos="8296"/>
            </w:tabs>
            <w:bidi w:val="0"/>
            <w:rPr>
              <w:rFonts w:eastAsiaTheme="minorEastAsia" w:hAnsiTheme="minorHAnsi" w:cstheme="minorBidi"/>
              <w:noProof/>
              <w:rtl/>
            </w:rPr>
          </w:pPr>
          <w:hyperlink w:anchor="_Toc532554272" w:history="1">
            <w:r w:rsidRPr="004C13B5">
              <w:rPr>
                <w:rStyle w:val="Hyperlink"/>
                <w:rFonts w:ascii="David" w:hAnsi="David" w:cs="David"/>
                <w:noProof/>
              </w:rPr>
              <w:t>Preliminary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Toc532554272 \h</w:instrText>
            </w:r>
            <w:r>
              <w:rPr>
                <w:noProof/>
                <w:webHidden/>
                <w:rtl/>
              </w:rPr>
              <w:instrText xml:space="preserve"> </w:instrText>
            </w:r>
            <w:r>
              <w:rPr>
                <w:noProof/>
                <w:webHidden/>
                <w:rtl/>
              </w:rPr>
            </w:r>
            <w:r>
              <w:rPr>
                <w:noProof/>
                <w:webHidden/>
                <w:rtl/>
              </w:rPr>
              <w:fldChar w:fldCharType="separate"/>
            </w:r>
            <w:r w:rsidR="00CD20E9">
              <w:rPr>
                <w:noProof/>
                <w:webHidden/>
              </w:rPr>
              <w:t>8</w:t>
            </w:r>
            <w:r>
              <w:rPr>
                <w:noProof/>
                <w:webHidden/>
                <w:rtl/>
              </w:rPr>
              <w:fldChar w:fldCharType="end"/>
            </w:r>
          </w:hyperlink>
        </w:p>
        <w:p w14:paraId="1DB44984" w14:textId="09F7F7A9" w:rsidR="0085487D" w:rsidRDefault="0085487D" w:rsidP="00CD20E9">
          <w:pPr>
            <w:pStyle w:val="TOC2"/>
            <w:rPr>
              <w:rFonts w:eastAsiaTheme="minorEastAsia" w:hAnsiTheme="minorHAnsi" w:cstheme="minorBidi"/>
              <w:noProof/>
              <w:rtl/>
            </w:rPr>
          </w:pPr>
          <w:hyperlink w:anchor="_Toc532554273" w:history="1">
            <w:r w:rsidRPr="004C13B5">
              <w:rPr>
                <w:rStyle w:val="Hyperlink"/>
                <w:rFonts w:ascii="David" w:hAnsi="David" w:cs="David"/>
                <w:noProof/>
              </w:rPr>
              <w:t>Metrics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Toc532554273 \h</w:instrText>
            </w:r>
            <w:r>
              <w:rPr>
                <w:noProof/>
                <w:webHidden/>
                <w:rtl/>
              </w:rPr>
              <w:instrText xml:space="preserve"> </w:instrText>
            </w:r>
            <w:r>
              <w:rPr>
                <w:noProof/>
                <w:webHidden/>
                <w:rtl/>
              </w:rPr>
            </w:r>
            <w:r>
              <w:rPr>
                <w:noProof/>
                <w:webHidden/>
                <w:rtl/>
              </w:rPr>
              <w:fldChar w:fldCharType="separate"/>
            </w:r>
            <w:r w:rsidR="00CD20E9">
              <w:rPr>
                <w:noProof/>
                <w:webHidden/>
              </w:rPr>
              <w:t>8</w:t>
            </w:r>
            <w:r>
              <w:rPr>
                <w:noProof/>
                <w:webHidden/>
                <w:rtl/>
              </w:rPr>
              <w:fldChar w:fldCharType="end"/>
            </w:r>
          </w:hyperlink>
        </w:p>
        <w:p w14:paraId="287517F5" w14:textId="4A6CFF81" w:rsidR="0085487D" w:rsidRDefault="0085487D" w:rsidP="009377EA">
          <w:pPr>
            <w:pStyle w:val="TOC3"/>
            <w:tabs>
              <w:tab w:val="right" w:leader="dot" w:pos="8296"/>
            </w:tabs>
            <w:bidi w:val="0"/>
            <w:rPr>
              <w:rFonts w:eastAsiaTheme="minorEastAsia" w:hAnsiTheme="minorHAnsi" w:cstheme="minorBidi"/>
              <w:noProof/>
              <w:rtl/>
            </w:rPr>
          </w:pPr>
          <w:hyperlink w:anchor="_Toc532554274" w:history="1">
            <w:r w:rsidRPr="004C13B5">
              <w:rPr>
                <w:rStyle w:val="Hyperlink"/>
                <w:rFonts w:ascii="David" w:hAnsi="David" w:cs="David"/>
                <w:noProof/>
              </w:rPr>
              <w:t>WBSS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Toc532554274 \h</w:instrText>
            </w:r>
            <w:r>
              <w:rPr>
                <w:noProof/>
                <w:webHidden/>
                <w:rtl/>
              </w:rPr>
              <w:instrText xml:space="preserve"> </w:instrText>
            </w:r>
            <w:r>
              <w:rPr>
                <w:noProof/>
                <w:webHidden/>
                <w:rtl/>
              </w:rPr>
            </w:r>
            <w:r>
              <w:rPr>
                <w:noProof/>
                <w:webHidden/>
                <w:rtl/>
              </w:rPr>
              <w:fldChar w:fldCharType="separate"/>
            </w:r>
            <w:r w:rsidR="00CD20E9">
              <w:rPr>
                <w:noProof/>
                <w:webHidden/>
              </w:rPr>
              <w:t>8</w:t>
            </w:r>
            <w:r>
              <w:rPr>
                <w:noProof/>
                <w:webHidden/>
                <w:rtl/>
              </w:rPr>
              <w:fldChar w:fldCharType="end"/>
            </w:r>
          </w:hyperlink>
        </w:p>
        <w:p w14:paraId="2F24E507" w14:textId="647E23D4" w:rsidR="0085487D" w:rsidRDefault="0085487D" w:rsidP="009377EA">
          <w:pPr>
            <w:pStyle w:val="TOC3"/>
            <w:tabs>
              <w:tab w:val="right" w:leader="dot" w:pos="8296"/>
            </w:tabs>
            <w:bidi w:val="0"/>
            <w:rPr>
              <w:rFonts w:eastAsiaTheme="minorEastAsia" w:hAnsiTheme="minorHAnsi" w:cstheme="minorBidi"/>
              <w:noProof/>
              <w:rtl/>
            </w:rPr>
          </w:pPr>
          <w:hyperlink w:anchor="_Toc532554275" w:history="1">
            <w:r w:rsidRPr="004C13B5">
              <w:rPr>
                <w:rStyle w:val="Hyperlink"/>
                <w:rFonts w:ascii="David" w:hAnsi="David" w:cs="David"/>
                <w:noProof/>
              </w:rPr>
              <w:t>BLEU</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Toc532554275 \h</w:instrText>
            </w:r>
            <w:r>
              <w:rPr>
                <w:noProof/>
                <w:webHidden/>
                <w:rtl/>
              </w:rPr>
              <w:instrText xml:space="preserve"> </w:instrText>
            </w:r>
            <w:r>
              <w:rPr>
                <w:noProof/>
                <w:webHidden/>
                <w:rtl/>
              </w:rPr>
            </w:r>
            <w:r>
              <w:rPr>
                <w:noProof/>
                <w:webHidden/>
                <w:rtl/>
              </w:rPr>
              <w:fldChar w:fldCharType="separate"/>
            </w:r>
            <w:r w:rsidR="00CD20E9">
              <w:rPr>
                <w:noProof/>
                <w:webHidden/>
              </w:rPr>
              <w:t>8</w:t>
            </w:r>
            <w:r>
              <w:rPr>
                <w:noProof/>
                <w:webHidden/>
                <w:rtl/>
              </w:rPr>
              <w:fldChar w:fldCharType="end"/>
            </w:r>
          </w:hyperlink>
        </w:p>
        <w:p w14:paraId="3572FAE9" w14:textId="421B71AA" w:rsidR="0085487D" w:rsidRDefault="0085487D" w:rsidP="00CD20E9">
          <w:pPr>
            <w:pStyle w:val="TOC2"/>
            <w:rPr>
              <w:rFonts w:eastAsiaTheme="minorEastAsia" w:hAnsiTheme="minorHAnsi" w:cstheme="minorBidi"/>
              <w:noProof/>
              <w:rtl/>
            </w:rPr>
          </w:pPr>
          <w:hyperlink w:anchor="_Toc532554276" w:history="1">
            <w:r w:rsidRPr="004C13B5">
              <w:rPr>
                <w:rStyle w:val="Hyperlink"/>
                <w:rFonts w:ascii="David" w:hAnsi="David" w:cs="David"/>
                <w:noProof/>
              </w:rPr>
              <w:t>Results from ImageCLEF VQA-Med 2018:</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Toc532554276 \h</w:instrText>
            </w:r>
            <w:r>
              <w:rPr>
                <w:noProof/>
                <w:webHidden/>
                <w:rtl/>
              </w:rPr>
              <w:instrText xml:space="preserve"> </w:instrText>
            </w:r>
            <w:r>
              <w:rPr>
                <w:noProof/>
                <w:webHidden/>
                <w:rtl/>
              </w:rPr>
            </w:r>
            <w:r>
              <w:rPr>
                <w:noProof/>
                <w:webHidden/>
                <w:rtl/>
              </w:rPr>
              <w:fldChar w:fldCharType="separate"/>
            </w:r>
            <w:r w:rsidR="00CD20E9">
              <w:rPr>
                <w:noProof/>
                <w:webHidden/>
              </w:rPr>
              <w:t>9</w:t>
            </w:r>
            <w:r>
              <w:rPr>
                <w:noProof/>
                <w:webHidden/>
                <w:rtl/>
              </w:rPr>
              <w:fldChar w:fldCharType="end"/>
            </w:r>
          </w:hyperlink>
        </w:p>
        <w:p w14:paraId="17108D6C" w14:textId="21468029" w:rsidR="0085487D" w:rsidRDefault="0085487D" w:rsidP="009377EA">
          <w:pPr>
            <w:pStyle w:val="TOC1"/>
            <w:tabs>
              <w:tab w:val="right" w:leader="dot" w:pos="8296"/>
            </w:tabs>
            <w:bidi w:val="0"/>
            <w:rPr>
              <w:rFonts w:eastAsiaTheme="minorEastAsia" w:hAnsiTheme="minorHAnsi" w:cstheme="minorBidi"/>
              <w:noProof/>
              <w:rtl/>
            </w:rPr>
          </w:pPr>
          <w:hyperlink w:anchor="_Toc532554277" w:history="1">
            <w:r w:rsidRPr="004C13B5">
              <w:rPr>
                <w:rStyle w:val="Hyperlink"/>
                <w:rFonts w:ascii="David" w:hAnsi="David" w:cs="David"/>
                <w:noProof/>
              </w:rPr>
              <w:t>Comparison to literature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Toc532554277 \h</w:instrText>
            </w:r>
            <w:r>
              <w:rPr>
                <w:noProof/>
                <w:webHidden/>
                <w:rtl/>
              </w:rPr>
              <w:instrText xml:space="preserve"> </w:instrText>
            </w:r>
            <w:r>
              <w:rPr>
                <w:noProof/>
                <w:webHidden/>
                <w:rtl/>
              </w:rPr>
            </w:r>
            <w:r>
              <w:rPr>
                <w:noProof/>
                <w:webHidden/>
                <w:rtl/>
              </w:rPr>
              <w:fldChar w:fldCharType="separate"/>
            </w:r>
            <w:r w:rsidR="00CD20E9">
              <w:rPr>
                <w:noProof/>
                <w:webHidden/>
              </w:rPr>
              <w:t>9</w:t>
            </w:r>
            <w:r>
              <w:rPr>
                <w:noProof/>
                <w:webHidden/>
                <w:rtl/>
              </w:rPr>
              <w:fldChar w:fldCharType="end"/>
            </w:r>
          </w:hyperlink>
        </w:p>
        <w:p w14:paraId="710E145D" w14:textId="6E1F752B" w:rsidR="0085487D" w:rsidRDefault="0085487D" w:rsidP="009377EA">
          <w:pPr>
            <w:pStyle w:val="TOC1"/>
            <w:tabs>
              <w:tab w:val="right" w:leader="dot" w:pos="8296"/>
            </w:tabs>
            <w:bidi w:val="0"/>
            <w:rPr>
              <w:rFonts w:eastAsiaTheme="minorEastAsia" w:hAnsiTheme="minorHAnsi" w:cstheme="minorBidi"/>
              <w:noProof/>
              <w:rtl/>
            </w:rPr>
          </w:pPr>
          <w:hyperlink w:anchor="_Toc532554278" w:history="1">
            <w:r w:rsidRPr="004C13B5">
              <w:rPr>
                <w:rStyle w:val="Hyperlink"/>
                <w:rFonts w:ascii="David" w:hAnsi="David" w:cs="David"/>
                <w:b/>
                <w:bCs/>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Toc532554278 \h</w:instrText>
            </w:r>
            <w:r>
              <w:rPr>
                <w:noProof/>
                <w:webHidden/>
                <w:rtl/>
              </w:rPr>
              <w:instrText xml:space="preserve"> </w:instrText>
            </w:r>
            <w:r>
              <w:rPr>
                <w:noProof/>
                <w:webHidden/>
                <w:rtl/>
              </w:rPr>
            </w:r>
            <w:r>
              <w:rPr>
                <w:noProof/>
                <w:webHidden/>
                <w:rtl/>
              </w:rPr>
              <w:fldChar w:fldCharType="separate"/>
            </w:r>
            <w:r w:rsidR="00CD20E9">
              <w:rPr>
                <w:noProof/>
                <w:webHidden/>
              </w:rPr>
              <w:t>11</w:t>
            </w:r>
            <w:r>
              <w:rPr>
                <w:noProof/>
                <w:webHidden/>
                <w:rtl/>
              </w:rPr>
              <w:fldChar w:fldCharType="end"/>
            </w:r>
          </w:hyperlink>
        </w:p>
        <w:p w14:paraId="44303377" w14:textId="4AEBEA4E" w:rsidR="0085487D" w:rsidRDefault="0085487D" w:rsidP="00CD20E9">
          <w:pPr>
            <w:pStyle w:val="TOC2"/>
            <w:rPr>
              <w:rFonts w:eastAsiaTheme="minorEastAsia" w:hAnsiTheme="minorHAnsi" w:cstheme="minorBidi"/>
              <w:noProof/>
              <w:rtl/>
            </w:rPr>
          </w:pPr>
          <w:hyperlink w:anchor="_Toc532554279" w:history="1">
            <w:r w:rsidRPr="004C13B5">
              <w:rPr>
                <w:rStyle w:val="Hyperlink"/>
                <w:noProof/>
              </w:rPr>
              <w:t>Additional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Toc532554279 \h</w:instrText>
            </w:r>
            <w:r>
              <w:rPr>
                <w:noProof/>
                <w:webHidden/>
                <w:rtl/>
              </w:rPr>
              <w:instrText xml:space="preserve"> </w:instrText>
            </w:r>
            <w:r>
              <w:rPr>
                <w:noProof/>
                <w:webHidden/>
                <w:rtl/>
              </w:rPr>
            </w:r>
            <w:r>
              <w:rPr>
                <w:noProof/>
                <w:webHidden/>
                <w:rtl/>
              </w:rPr>
              <w:fldChar w:fldCharType="separate"/>
            </w:r>
            <w:r w:rsidR="00CD20E9">
              <w:rPr>
                <w:noProof/>
                <w:webHidden/>
              </w:rPr>
              <w:t>11</w:t>
            </w:r>
            <w:r>
              <w:rPr>
                <w:noProof/>
                <w:webHidden/>
                <w:rtl/>
              </w:rPr>
              <w:fldChar w:fldCharType="end"/>
            </w:r>
          </w:hyperlink>
        </w:p>
        <w:p w14:paraId="65C0E6D1" w14:textId="2205DB58" w:rsidR="008612D1" w:rsidRPr="00C60D93" w:rsidRDefault="008612D1" w:rsidP="009377EA">
          <w:pPr>
            <w:bidi w:val="0"/>
            <w:ind w:right="206"/>
            <w:rPr>
              <w:rFonts w:ascii="David" w:hAnsi="David" w:cs="David"/>
            </w:rPr>
          </w:pPr>
          <w:r w:rsidRPr="00C60D93">
            <w:rPr>
              <w:rFonts w:ascii="David" w:hAnsi="David" w:cs="David"/>
              <w:b/>
              <w:bCs/>
              <w:lang w:val="he-IL"/>
            </w:rPr>
            <w:fldChar w:fldCharType="end"/>
          </w:r>
        </w:p>
      </w:sdtContent>
    </w:sdt>
    <w:p w14:paraId="7F52E1D5" w14:textId="77777777" w:rsidR="002D7E28" w:rsidRPr="0097573D" w:rsidRDefault="002D7E28" w:rsidP="009377EA">
      <w:pPr>
        <w:bidi w:val="0"/>
        <w:ind w:right="206"/>
        <w:rPr>
          <w:rFonts w:ascii="David" w:hAnsi="David" w:cs="David"/>
          <w:sz w:val="36"/>
          <w:szCs w:val="36"/>
          <w:rtl/>
        </w:rPr>
      </w:pPr>
      <w:r w:rsidRPr="0097573D">
        <w:rPr>
          <w:rFonts w:ascii="David" w:hAnsi="David" w:cs="David"/>
          <w:sz w:val="36"/>
          <w:szCs w:val="36"/>
        </w:rPr>
        <w:br w:type="page"/>
      </w:r>
    </w:p>
    <w:p w14:paraId="7905A582" w14:textId="1C5F5893" w:rsidR="002D7E28" w:rsidRDefault="00C07603" w:rsidP="00CD20E9">
      <w:pPr>
        <w:pStyle w:val="Heading1"/>
        <w:tabs>
          <w:tab w:val="left" w:pos="26"/>
        </w:tabs>
        <w:bidi w:val="0"/>
        <w:spacing w:before="0"/>
        <w:ind w:left="26" w:right="206"/>
        <w:rPr>
          <w:rFonts w:ascii="David" w:hAnsi="David" w:cs="David"/>
        </w:rPr>
      </w:pPr>
      <w:bookmarkStart w:id="1" w:name="_Toc532554264"/>
      <w:r>
        <w:rPr>
          <w:rFonts w:ascii="David" w:hAnsi="David" w:cs="David"/>
        </w:rPr>
        <w:lastRenderedPageBreak/>
        <w:t>Intr</w:t>
      </w:r>
      <w:r>
        <w:rPr>
          <w:rFonts w:ascii="David" w:hAnsi="David" w:cs="David"/>
        </w:rPr>
        <w:t>o</w:t>
      </w:r>
      <w:r>
        <w:rPr>
          <w:rFonts w:ascii="David" w:hAnsi="David" w:cs="David"/>
        </w:rPr>
        <w:t>duction</w:t>
      </w:r>
      <w:bookmarkEnd w:id="1"/>
    </w:p>
    <w:p w14:paraId="783FF1AD" w14:textId="77777777" w:rsidR="00C07603" w:rsidRPr="009377EA" w:rsidRDefault="00C07603" w:rsidP="009377EA">
      <w:pPr>
        <w:bidi w:val="0"/>
        <w:rPr>
          <w:rtl/>
        </w:rPr>
      </w:pPr>
    </w:p>
    <w:p w14:paraId="1EC57AD5" w14:textId="06425F94" w:rsidR="00BE11CD" w:rsidRDefault="00E333A6" w:rsidP="00CD20E9">
      <w:pPr>
        <w:bidi w:val="0"/>
        <w:ind w:left="386" w:right="206"/>
        <w:rPr>
          <w:rFonts w:ascii="David" w:hAnsi="David" w:cs="David"/>
        </w:rPr>
      </w:pPr>
      <w:r>
        <w:rPr>
          <w:rFonts w:ascii="David" w:hAnsi="David" w:cs="David"/>
        </w:rPr>
        <w:t xml:space="preserve">Visual Question Answering, or VQA, is a </w:t>
      </w:r>
      <w:r>
        <w:rPr>
          <w:rFonts w:ascii="David" w:hAnsi="David" w:cs="David"/>
        </w:rPr>
        <w:t>research domain of building software systems that can intelligently answer natural</w:t>
      </w:r>
      <w:r>
        <w:rPr>
          <w:rFonts w:ascii="David" w:hAnsi="David" w:cs="David"/>
        </w:rPr>
        <w:t xml:space="preserve"> language </w:t>
      </w:r>
      <w:r>
        <w:rPr>
          <w:rFonts w:ascii="David" w:hAnsi="David" w:cs="David"/>
        </w:rPr>
        <w:t>questions</w:t>
      </w:r>
      <w:r>
        <w:rPr>
          <w:rFonts w:ascii="David" w:hAnsi="David" w:cs="David"/>
        </w:rPr>
        <w:t xml:space="preserve"> regarding a given image. i.e. given a coupled image and question (input), </w:t>
      </w:r>
      <w:r>
        <w:rPr>
          <w:rFonts w:ascii="David" w:hAnsi="David" w:cs="David"/>
        </w:rPr>
        <w:t xml:space="preserve">it will output an appropriate answer, also phrased in </w:t>
      </w:r>
      <w:r>
        <w:rPr>
          <w:rFonts w:ascii="David" w:hAnsi="David" w:cs="David"/>
        </w:rPr>
        <w:t>natural language.</w:t>
      </w:r>
    </w:p>
    <w:p w14:paraId="1C1EDB43" w14:textId="47F58A18" w:rsidR="0019779F" w:rsidRDefault="00E333A6" w:rsidP="00CD20E9">
      <w:pPr>
        <w:bidi w:val="0"/>
        <w:ind w:left="386" w:right="206"/>
        <w:rPr>
          <w:rFonts w:ascii="David" w:hAnsi="David" w:cs="David"/>
        </w:rPr>
      </w:pPr>
      <w:r>
        <w:rPr>
          <w:rFonts w:ascii="David" w:hAnsi="David" w:cs="David"/>
        </w:rPr>
        <w:t xml:space="preserve">Such a software system, that can comprehend the content of an image and describe it with </w:t>
      </w:r>
      <w:r>
        <w:rPr>
          <w:rFonts w:ascii="David" w:hAnsi="David" w:cs="David"/>
        </w:rPr>
        <w:t xml:space="preserve">a natural language, and more so in the </w:t>
      </w:r>
      <w:r>
        <w:rPr>
          <w:rFonts w:ascii="David" w:hAnsi="David" w:cs="David"/>
        </w:rPr>
        <w:t>clinical context</w:t>
      </w:r>
      <w:r>
        <w:rPr>
          <w:rFonts w:ascii="David" w:hAnsi="David" w:cs="David"/>
        </w:rPr>
        <w:t xml:space="preserve">, is a new and exciting domain that </w:t>
      </w:r>
      <w:r>
        <w:rPr>
          <w:rFonts w:ascii="David" w:hAnsi="David" w:cs="David"/>
        </w:rPr>
        <w:t xml:space="preserve">is lately </w:t>
      </w:r>
      <w:r>
        <w:rPr>
          <w:rFonts w:ascii="David" w:hAnsi="David" w:cs="David"/>
        </w:rPr>
        <w:t>get</w:t>
      </w:r>
      <w:r>
        <w:rPr>
          <w:rFonts w:ascii="David" w:hAnsi="David" w:cs="David"/>
        </w:rPr>
        <w:t xml:space="preserve">ting increasing interest in the NLP and computer vision </w:t>
      </w:r>
      <w:r>
        <w:rPr>
          <w:rFonts w:ascii="David" w:hAnsi="David" w:cs="David"/>
        </w:rPr>
        <w:t>communities.</w:t>
      </w:r>
    </w:p>
    <w:p w14:paraId="1F1EB534" w14:textId="48EC237C" w:rsidR="002D7E28" w:rsidRDefault="00E333A6" w:rsidP="00CD20E9">
      <w:pPr>
        <w:bidi w:val="0"/>
        <w:ind w:left="386" w:right="206"/>
        <w:rPr>
          <w:rFonts w:ascii="David" w:hAnsi="David" w:cs="David"/>
        </w:rPr>
      </w:pPr>
      <w:r>
        <w:rPr>
          <w:rFonts w:ascii="David" w:hAnsi="David" w:cs="David"/>
        </w:rPr>
        <w:t xml:space="preserve">This field relies heavily on </w:t>
      </w:r>
      <w:r>
        <w:rPr>
          <w:rFonts w:ascii="David" w:hAnsi="David" w:cs="David"/>
        </w:rPr>
        <w:t>foundations that were established in the Deep Learning, NLP and computer vision</w:t>
      </w:r>
    </w:p>
    <w:p w14:paraId="781A5850" w14:textId="45415756" w:rsidR="002D7E28" w:rsidRDefault="00E333A6" w:rsidP="00CD20E9">
      <w:pPr>
        <w:bidi w:val="0"/>
        <w:ind w:left="386" w:right="206"/>
        <w:rPr>
          <w:rFonts w:ascii="David" w:hAnsi="David" w:cs="David"/>
        </w:rPr>
      </w:pPr>
      <w:r>
        <w:rPr>
          <w:rFonts w:ascii="David" w:hAnsi="David" w:cs="David"/>
        </w:rPr>
        <w:t xml:space="preserve">The VQA domain is rather new (The earliest paper I </w:t>
      </w:r>
      <w:r>
        <w:rPr>
          <w:rFonts w:ascii="David" w:hAnsi="David" w:cs="David"/>
        </w:rPr>
        <w:t xml:space="preserve">know of </w:t>
      </w:r>
      <w:r>
        <w:rPr>
          <w:rFonts w:ascii="David" w:hAnsi="David" w:cs="David"/>
        </w:rPr>
        <w:t>was from 2014)</w:t>
      </w:r>
      <w:r>
        <w:rPr>
          <w:rFonts w:ascii="David" w:hAnsi="David" w:cs="David"/>
        </w:rPr>
        <w:t xml:space="preserve"> and hence has much room for research and development.</w:t>
      </w:r>
    </w:p>
    <w:p w14:paraId="25BAFFC2" w14:textId="777993BA" w:rsidR="002D7E28" w:rsidRDefault="00E333A6" w:rsidP="00CD20E9">
      <w:pPr>
        <w:bidi w:val="0"/>
        <w:ind w:left="386" w:right="206"/>
        <w:rPr>
          <w:rFonts w:ascii="David" w:hAnsi="David" w:cs="David"/>
        </w:rPr>
      </w:pPr>
      <w:r>
        <w:rPr>
          <w:rFonts w:ascii="David" w:hAnsi="David" w:cs="David"/>
        </w:rPr>
        <w:t xml:space="preserve">In this project we will focus </w:t>
      </w:r>
      <w:r w:rsidR="00C07603">
        <w:rPr>
          <w:rFonts w:ascii="David" w:hAnsi="David" w:cs="David"/>
        </w:rPr>
        <w:t>on implementing such a system</w:t>
      </w:r>
      <w:r w:rsidR="00C07603">
        <w:rPr>
          <w:rFonts w:ascii="David" w:hAnsi="David" w:cs="David"/>
        </w:rPr>
        <w:t>, in the context of the medical industry and in specific medi</w:t>
      </w:r>
      <w:r w:rsidR="00C07603">
        <w:rPr>
          <w:rFonts w:ascii="David" w:hAnsi="David" w:cs="David"/>
        </w:rPr>
        <w:t>c</w:t>
      </w:r>
      <w:r w:rsidR="00C07603">
        <w:rPr>
          <w:rFonts w:ascii="David" w:hAnsi="David" w:cs="David"/>
        </w:rPr>
        <w:t xml:space="preserve">al diagnosis that are described </w:t>
      </w:r>
      <w:r w:rsidR="00C07603">
        <w:rPr>
          <w:rFonts w:ascii="David" w:hAnsi="David" w:cs="David"/>
        </w:rPr>
        <w:t xml:space="preserve">in a natural language based on images from medical imaging devices and question about those </w:t>
      </w:r>
      <w:r w:rsidR="00C07603">
        <w:rPr>
          <w:rFonts w:ascii="David" w:hAnsi="David" w:cs="David"/>
        </w:rPr>
        <w:t>images.</w:t>
      </w:r>
    </w:p>
    <w:p w14:paraId="1CF31BD5" w14:textId="0404ADF6" w:rsidR="002D7E28" w:rsidRDefault="00C07603" w:rsidP="009377EA">
      <w:pPr>
        <w:bidi w:val="0"/>
        <w:ind w:left="386" w:right="206"/>
        <w:rPr>
          <w:rFonts w:ascii="David" w:hAnsi="David" w:cs="David"/>
        </w:rPr>
      </w:pPr>
      <w:r>
        <w:rPr>
          <w:rFonts w:ascii="David" w:hAnsi="David" w:cs="David"/>
        </w:rPr>
        <w:t xml:space="preserve">We expect to gain better results </w:t>
      </w:r>
      <w:proofErr w:type="spellStart"/>
      <w:r>
        <w:rPr>
          <w:rFonts w:ascii="David" w:hAnsi="David" w:cs="David"/>
        </w:rPr>
        <w:t>then</w:t>
      </w:r>
      <w:proofErr w:type="spellEnd"/>
      <w:r>
        <w:rPr>
          <w:rFonts w:ascii="David" w:hAnsi="David" w:cs="David"/>
        </w:rPr>
        <w:t xml:space="preserve"> the winning </w:t>
      </w:r>
      <w:r>
        <w:rPr>
          <w:rFonts w:ascii="David" w:hAnsi="David" w:cs="David"/>
        </w:rPr>
        <w:t>project in the ImageCLEF 2018 contest.</w:t>
      </w:r>
      <w:r w:rsidRPr="0097573D" w:rsidDel="00C07603">
        <w:rPr>
          <w:rFonts w:ascii="David" w:hAnsi="David" w:cs="David"/>
        </w:rPr>
        <w:t xml:space="preserve"> </w:t>
      </w:r>
      <w:r>
        <w:rPr>
          <w:rFonts w:ascii="David" w:hAnsi="David" w:cs="David"/>
        </w:rPr>
        <w:t>Im</w:t>
      </w:r>
      <w:r w:rsidR="002D7E28" w:rsidRPr="0097573D">
        <w:rPr>
          <w:rFonts w:ascii="David" w:hAnsi="David" w:cs="David"/>
        </w:rPr>
        <w:t>ageCLEF 2018</w:t>
      </w:r>
    </w:p>
    <w:p w14:paraId="3EA88C88" w14:textId="77777777" w:rsidR="00530E5B" w:rsidRDefault="00530E5B" w:rsidP="00CD20E9">
      <w:pPr>
        <w:pStyle w:val="Heading2"/>
        <w:bidi w:val="0"/>
        <w:rPr>
          <w:rFonts w:ascii="David" w:hAnsi="David" w:cs="David"/>
        </w:rPr>
      </w:pPr>
    </w:p>
    <w:p w14:paraId="7860974B" w14:textId="77777777" w:rsidR="00530E5B" w:rsidRDefault="00530E5B" w:rsidP="009377EA">
      <w:pPr>
        <w:pStyle w:val="Heading2"/>
        <w:bidi w:val="0"/>
        <w:rPr>
          <w:rFonts w:ascii="David" w:hAnsi="David" w:cs="David"/>
        </w:rPr>
      </w:pPr>
    </w:p>
    <w:p w14:paraId="04A58FA2" w14:textId="77777777" w:rsidR="00530E5B" w:rsidRDefault="00530E5B" w:rsidP="009377EA">
      <w:pPr>
        <w:pStyle w:val="Heading2"/>
        <w:bidi w:val="0"/>
        <w:rPr>
          <w:rFonts w:ascii="David" w:hAnsi="David" w:cs="David"/>
        </w:rPr>
      </w:pPr>
    </w:p>
    <w:p w14:paraId="07B88FBB" w14:textId="77777777" w:rsidR="00530E5B" w:rsidRDefault="00530E5B" w:rsidP="009377EA">
      <w:pPr>
        <w:pStyle w:val="Heading2"/>
        <w:bidi w:val="0"/>
        <w:rPr>
          <w:rFonts w:ascii="David" w:hAnsi="David" w:cs="David"/>
        </w:rPr>
      </w:pPr>
    </w:p>
    <w:p w14:paraId="169074C1" w14:textId="429257EF" w:rsidR="00530E5B" w:rsidRPr="00C60D93" w:rsidRDefault="00530E5B" w:rsidP="009377EA">
      <w:pPr>
        <w:pStyle w:val="Heading2"/>
        <w:bidi w:val="0"/>
        <w:rPr>
          <w:rFonts w:ascii="David" w:hAnsi="David" w:cs="David"/>
          <w:rtl/>
        </w:rPr>
      </w:pPr>
      <w:bookmarkStart w:id="2" w:name="_Toc532554265"/>
      <w:r w:rsidRPr="0008046E">
        <w:rPr>
          <w:rFonts w:ascii="David" w:hAnsi="David" w:cs="David"/>
        </w:rPr>
        <w:t>Glossary</w:t>
      </w:r>
      <w:bookmarkEnd w:id="2"/>
    </w:p>
    <w:p w14:paraId="3EDBDBF1"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NLP</w:t>
      </w:r>
      <w:r w:rsidRPr="00EE1E1D">
        <w:rPr>
          <w:rFonts w:ascii="David" w:hAnsi="David" w:cs="David"/>
          <w:rtl/>
        </w:rPr>
        <w:t xml:space="preserve"> – </w:t>
      </w:r>
      <w:r w:rsidRPr="00EE1E1D">
        <w:rPr>
          <w:rFonts w:ascii="David" w:hAnsi="David" w:cs="David"/>
        </w:rPr>
        <w:t>Natural language processing</w:t>
      </w:r>
      <w:r w:rsidRPr="00EE1E1D">
        <w:rPr>
          <w:rFonts w:ascii="David" w:hAnsi="David" w:cs="David"/>
          <w:rtl/>
        </w:rPr>
        <w:t xml:space="preserve"> </w:t>
      </w:r>
    </w:p>
    <w:p w14:paraId="13917F80"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RNN</w:t>
      </w:r>
      <w:r w:rsidRPr="00EE1E1D">
        <w:rPr>
          <w:rFonts w:ascii="David" w:hAnsi="David" w:cs="David"/>
          <w:rtl/>
        </w:rPr>
        <w:t xml:space="preserve"> - </w:t>
      </w:r>
      <w:r w:rsidRPr="00EE1E1D">
        <w:rPr>
          <w:rFonts w:ascii="David" w:hAnsi="David" w:cs="David"/>
        </w:rPr>
        <w:t>Recurrent neural network</w:t>
      </w:r>
      <w:r w:rsidRPr="00EE1E1D">
        <w:rPr>
          <w:rFonts w:ascii="David" w:hAnsi="David" w:cs="David" w:hint="cs"/>
          <w:rtl/>
        </w:rPr>
        <w:t xml:space="preserve"> </w:t>
      </w:r>
      <w:r w:rsidRPr="00EE1E1D">
        <w:rPr>
          <w:rFonts w:ascii="David" w:hAnsi="David" w:cs="David"/>
        </w:rPr>
        <w:t>- A flavor of neural networks. In this network type, the output of every layer acts also as the layers input in the next iteration. This architecture allows the networks to "remember" the state accumulated so far, and this enables describing sequences. Used extensively in the field of NLP.</w:t>
      </w:r>
    </w:p>
    <w:p w14:paraId="4FD507E6"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LSTM</w:t>
      </w:r>
      <w:r w:rsidRPr="00EE1E1D">
        <w:rPr>
          <w:rFonts w:ascii="David" w:hAnsi="David" w:cs="David"/>
          <w:rtl/>
        </w:rPr>
        <w:t xml:space="preserve"> </w:t>
      </w:r>
      <w:r w:rsidRPr="00EE1E1D">
        <w:rPr>
          <w:rFonts w:ascii="David" w:hAnsi="David" w:cs="David" w:hint="eastAsia"/>
          <w:rtl/>
        </w:rPr>
        <w:t>–</w:t>
      </w:r>
      <w:r w:rsidRPr="00EE1E1D">
        <w:rPr>
          <w:rFonts w:ascii="David" w:hAnsi="David" w:cs="David"/>
          <w:rtl/>
        </w:rPr>
        <w:t xml:space="preserve"> </w:t>
      </w:r>
      <w:r w:rsidRPr="00EE1E1D">
        <w:rPr>
          <w:rFonts w:ascii="David" w:hAnsi="David" w:cs="David"/>
        </w:rPr>
        <w:t>Long Short-Term Memory</w:t>
      </w:r>
      <w:r w:rsidRPr="00EE1E1D">
        <w:rPr>
          <w:rFonts w:ascii="David" w:hAnsi="David" w:cs="David"/>
          <w:rtl/>
        </w:rPr>
        <w:t xml:space="preserve"> </w:t>
      </w:r>
      <w:r w:rsidRPr="00EE1E1D">
        <w:rPr>
          <w:rFonts w:ascii="David" w:hAnsi="David" w:cs="David"/>
        </w:rPr>
        <w:t>– A flavor of RNN. Addresses the challenge of vanishing/exploding gradient</w:t>
      </w:r>
      <w:r>
        <w:rPr>
          <w:rFonts w:ascii="David" w:hAnsi="David" w:cs="David"/>
        </w:rPr>
        <w:t>.</w:t>
      </w:r>
    </w:p>
    <w:p w14:paraId="3A9CD773" w14:textId="77777777" w:rsidR="00530E5B" w:rsidRDefault="00530E5B" w:rsidP="009377EA">
      <w:pPr>
        <w:pStyle w:val="NoSpacing"/>
        <w:numPr>
          <w:ilvl w:val="0"/>
          <w:numId w:val="33"/>
        </w:numPr>
        <w:bidi w:val="0"/>
        <w:spacing w:before="240"/>
        <w:rPr>
          <w:rFonts w:ascii="David" w:hAnsi="David" w:cs="David"/>
        </w:rPr>
      </w:pPr>
      <w:r w:rsidRPr="00EE1E1D">
        <w:rPr>
          <w:rFonts w:ascii="David" w:hAnsi="David" w:cs="David"/>
        </w:rPr>
        <w:t>VGG, ResNet</w:t>
      </w:r>
      <w:r w:rsidRPr="00EE1E1D">
        <w:rPr>
          <w:rFonts w:ascii="David" w:hAnsi="David" w:cs="David" w:hint="cs"/>
          <w:rtl/>
        </w:rPr>
        <w:t xml:space="preserve"> </w:t>
      </w:r>
      <w:r>
        <w:rPr>
          <w:rFonts w:ascii="David" w:hAnsi="David" w:cs="David"/>
        </w:rPr>
        <w:t>- Deep networks (19 &amp; 152 layers respectively) (figure 1). Some of the Image recognitions contest winners (2014/2015 respectively). Both are widely used in the field of computer vision.</w:t>
      </w:r>
    </w:p>
    <w:p w14:paraId="2E0228E6" w14:textId="53A8D386" w:rsidR="00530E5B" w:rsidRDefault="00530E5B" w:rsidP="009377EA">
      <w:pPr>
        <w:pStyle w:val="NoSpacing"/>
        <w:numPr>
          <w:ilvl w:val="0"/>
          <w:numId w:val="33"/>
        </w:numPr>
        <w:bidi w:val="0"/>
        <w:spacing w:before="240"/>
        <w:rPr>
          <w:rFonts w:ascii="David" w:hAnsi="David" w:cs="David"/>
        </w:rPr>
      </w:pPr>
      <w:r w:rsidRPr="00EE1E1D">
        <w:rPr>
          <w:rFonts w:ascii="David" w:hAnsi="David" w:cs="David"/>
        </w:rPr>
        <w:t>FC</w:t>
      </w:r>
      <w:r w:rsidRPr="00EE1E1D">
        <w:rPr>
          <w:rFonts w:ascii="David" w:hAnsi="David" w:cs="David" w:hint="cs"/>
          <w:rtl/>
        </w:rPr>
        <w:t xml:space="preserve"> </w:t>
      </w:r>
      <w:r w:rsidRPr="00EE1E1D">
        <w:rPr>
          <w:rFonts w:ascii="David" w:hAnsi="David" w:cs="David"/>
          <w:rtl/>
        </w:rPr>
        <w:t>–</w:t>
      </w:r>
      <w:r w:rsidRPr="00EE1E1D">
        <w:rPr>
          <w:rFonts w:ascii="David" w:hAnsi="David" w:cs="David" w:hint="cs"/>
          <w:rtl/>
        </w:rPr>
        <w:t xml:space="preserve"> </w:t>
      </w:r>
      <w:r w:rsidRPr="00EE1E1D">
        <w:rPr>
          <w:rFonts w:ascii="David" w:hAnsi="David" w:cs="David" w:hint="cs"/>
        </w:rPr>
        <w:t>F</w:t>
      </w:r>
      <w:r w:rsidRPr="00EE1E1D">
        <w:rPr>
          <w:rFonts w:ascii="David" w:hAnsi="David" w:cs="David"/>
        </w:rPr>
        <w:t>ully Connected</w:t>
      </w:r>
      <w:r w:rsidRPr="00EE1E1D">
        <w:rPr>
          <w:rFonts w:ascii="David" w:hAnsi="David" w:cs="David" w:hint="cs"/>
          <w:rtl/>
        </w:rPr>
        <w:t xml:space="preserve"> </w:t>
      </w:r>
      <w:r>
        <w:rPr>
          <w:rFonts w:ascii="David" w:hAnsi="David" w:cs="David"/>
        </w:rPr>
        <w:t xml:space="preserve">- A neuron network layer where all units are connected to </w:t>
      </w:r>
      <w:r w:rsidR="0085487D">
        <w:rPr>
          <w:rFonts w:ascii="David" w:hAnsi="David" w:cs="David"/>
        </w:rPr>
        <w:t>all</w:t>
      </w:r>
      <w:r>
        <w:rPr>
          <w:rFonts w:ascii="David" w:hAnsi="David" w:cs="David"/>
        </w:rPr>
        <w:t xml:space="preserve"> the units in the next layer.</w:t>
      </w:r>
    </w:p>
    <w:p w14:paraId="23E7DC65" w14:textId="77777777" w:rsidR="00530E5B" w:rsidRDefault="00530E5B" w:rsidP="009377EA">
      <w:pPr>
        <w:bidi w:val="0"/>
        <w:rPr>
          <w:rtl/>
        </w:rPr>
      </w:pPr>
      <w:r>
        <w:rPr>
          <w:rtl/>
        </w:rPr>
        <w:br w:type="page"/>
      </w:r>
    </w:p>
    <w:p w14:paraId="659A2121" w14:textId="5F73D029" w:rsidR="002D7E28" w:rsidRPr="00C60D93" w:rsidRDefault="002D7E28" w:rsidP="009377EA">
      <w:pPr>
        <w:pStyle w:val="Heading1"/>
        <w:bidi w:val="0"/>
        <w:spacing w:before="0"/>
        <w:ind w:right="206"/>
        <w:rPr>
          <w:rFonts w:ascii="David" w:hAnsi="David" w:cs="David"/>
          <w:rtl/>
        </w:rPr>
      </w:pPr>
    </w:p>
    <w:p w14:paraId="31F66177" w14:textId="637E41C0" w:rsidR="002D7E28" w:rsidRPr="00C60D93" w:rsidRDefault="00C07603" w:rsidP="009377EA">
      <w:pPr>
        <w:pStyle w:val="Heading1"/>
        <w:bidi w:val="0"/>
        <w:spacing w:before="0"/>
        <w:ind w:left="26" w:right="206"/>
        <w:rPr>
          <w:rFonts w:ascii="David" w:hAnsi="David" w:cs="David"/>
        </w:rPr>
      </w:pPr>
      <w:bookmarkStart w:id="3" w:name="_Toc532554266"/>
      <w:r>
        <w:rPr>
          <w:rFonts w:ascii="David" w:hAnsi="David" w:cs="David" w:hint="cs"/>
        </w:rPr>
        <w:t>B</w:t>
      </w:r>
      <w:r>
        <w:rPr>
          <w:rFonts w:ascii="David" w:hAnsi="David" w:cs="David"/>
        </w:rPr>
        <w:t>ackground</w:t>
      </w:r>
      <w:bookmarkEnd w:id="3"/>
    </w:p>
    <w:p w14:paraId="5FA78C02" w14:textId="579D587D" w:rsidR="00DD7B21" w:rsidRDefault="00DD7B21" w:rsidP="009377EA">
      <w:pPr>
        <w:pStyle w:val="Heading2"/>
        <w:bidi w:val="0"/>
        <w:spacing w:before="0"/>
        <w:ind w:left="26" w:right="206"/>
        <w:rPr>
          <w:rFonts w:ascii="David" w:hAnsi="David" w:cs="David"/>
          <w:rtl/>
        </w:rPr>
      </w:pPr>
      <w:bookmarkStart w:id="4" w:name="_Toc532554267"/>
      <w:r w:rsidRPr="00C60D93">
        <w:rPr>
          <w:rFonts w:ascii="David" w:hAnsi="David" w:cs="David"/>
        </w:rPr>
        <w:t>Deep learning</w:t>
      </w:r>
      <w:bookmarkEnd w:id="4"/>
    </w:p>
    <w:p w14:paraId="07ADC00E" w14:textId="77777777" w:rsidR="00C07603" w:rsidRDefault="00C07603" w:rsidP="00CD20E9">
      <w:pPr>
        <w:bidi w:val="0"/>
        <w:ind w:left="386" w:right="206"/>
        <w:rPr>
          <w:rFonts w:ascii="David" w:hAnsi="David" w:cs="David"/>
        </w:rPr>
      </w:pPr>
    </w:p>
    <w:p w14:paraId="638A7BCE" w14:textId="7FCB757C" w:rsidR="00C07603" w:rsidRDefault="00C07603" w:rsidP="00CD20E9">
      <w:pPr>
        <w:bidi w:val="0"/>
        <w:ind w:left="386" w:right="206"/>
        <w:rPr>
          <w:rFonts w:ascii="David" w:hAnsi="David" w:cs="David"/>
        </w:rPr>
      </w:pPr>
      <w:r w:rsidRPr="009377EA">
        <w:rPr>
          <w:rFonts w:ascii="David" w:hAnsi="David" w:cs="David"/>
        </w:rPr>
        <w:t xml:space="preserve">Deep </w:t>
      </w:r>
      <w:r>
        <w:rPr>
          <w:rFonts w:ascii="David" w:hAnsi="David" w:cs="David"/>
        </w:rPr>
        <w:t>L</w:t>
      </w:r>
      <w:r w:rsidRPr="009377EA">
        <w:rPr>
          <w:rFonts w:ascii="David" w:hAnsi="David" w:cs="David"/>
        </w:rPr>
        <w:t>ea</w:t>
      </w:r>
      <w:r>
        <w:rPr>
          <w:rFonts w:ascii="David" w:hAnsi="David" w:cs="David"/>
        </w:rPr>
        <w:t xml:space="preserve">rning is a basically a neural network with </w:t>
      </w:r>
      <w:r>
        <w:rPr>
          <w:rFonts w:ascii="David" w:hAnsi="David" w:cs="David"/>
        </w:rPr>
        <w:t>hidden layers, that is – non-input/output layers. In practice</w:t>
      </w:r>
      <w:r>
        <w:rPr>
          <w:rFonts w:ascii="David" w:hAnsi="David" w:cs="David"/>
        </w:rPr>
        <w:t xml:space="preserve"> it usually </w:t>
      </w:r>
      <w:r w:rsidR="004A6899">
        <w:rPr>
          <w:rFonts w:ascii="David" w:hAnsi="David" w:cs="David"/>
        </w:rPr>
        <w:t>refers</w:t>
      </w:r>
      <w:r>
        <w:rPr>
          <w:rFonts w:ascii="David" w:hAnsi="David" w:cs="David"/>
        </w:rPr>
        <w:t xml:space="preserve"> to numerous hidden layers.</w:t>
      </w:r>
      <w:r>
        <w:rPr>
          <w:rFonts w:ascii="David" w:hAnsi="David" w:cs="David"/>
        </w:rPr>
        <w:t xml:space="preserve"> </w:t>
      </w:r>
      <w:r>
        <w:rPr>
          <w:rFonts w:ascii="David" w:hAnsi="David" w:cs="David"/>
        </w:rPr>
        <w:t>The definit</w:t>
      </w:r>
      <w:r>
        <w:rPr>
          <w:rFonts w:ascii="David" w:hAnsi="David" w:cs="David"/>
        </w:rPr>
        <w:t>ion of "numerous" has somewhat changed along the years along with the</w:t>
      </w:r>
      <w:r>
        <w:rPr>
          <w:rFonts w:ascii="David" w:hAnsi="David" w:cs="David"/>
        </w:rPr>
        <w:t xml:space="preserve"> </w:t>
      </w:r>
      <w:r w:rsidR="00004945">
        <w:rPr>
          <w:rFonts w:ascii="David" w:hAnsi="David" w:cs="David"/>
        </w:rPr>
        <w:t xml:space="preserve">technology </w:t>
      </w:r>
      <w:r>
        <w:rPr>
          <w:rFonts w:ascii="David" w:hAnsi="David" w:cs="David"/>
        </w:rPr>
        <w:t>evolution</w:t>
      </w:r>
      <w:r w:rsidR="00004945">
        <w:rPr>
          <w:rFonts w:ascii="David" w:hAnsi="David" w:cs="David"/>
        </w:rPr>
        <w:t>, starting at 8 (</w:t>
      </w:r>
      <w:r w:rsidR="00004945" w:rsidRPr="009377EA">
        <w:rPr>
          <w:rFonts w:ascii="David" w:hAnsi="David" w:cs="David"/>
          <w:b/>
          <w:bCs/>
        </w:rPr>
        <w:t>2012</w:t>
      </w:r>
      <w:r w:rsidR="00004945">
        <w:rPr>
          <w:rFonts w:ascii="David" w:hAnsi="David" w:cs="David"/>
        </w:rPr>
        <w:t>) and beyond 150 (</w:t>
      </w:r>
      <w:r w:rsidR="00004945" w:rsidRPr="009377EA">
        <w:rPr>
          <w:rFonts w:ascii="David" w:hAnsi="David" w:cs="David"/>
          <w:b/>
          <w:bCs/>
        </w:rPr>
        <w:t>2015</w:t>
      </w:r>
      <w:r w:rsidR="00004945">
        <w:rPr>
          <w:rFonts w:ascii="David" w:hAnsi="David" w:cs="David"/>
        </w:rPr>
        <w:t>) [figure 2]</w:t>
      </w:r>
    </w:p>
    <w:p w14:paraId="1765836A" w14:textId="0B2CF7B0" w:rsidR="006F7F60" w:rsidRDefault="00004945" w:rsidP="00CD20E9">
      <w:pPr>
        <w:bidi w:val="0"/>
        <w:ind w:left="386" w:right="206"/>
        <w:rPr>
          <w:rFonts w:ascii="David" w:hAnsi="David" w:cs="David"/>
        </w:rPr>
      </w:pPr>
      <w:r>
        <w:rPr>
          <w:rFonts w:ascii="David" w:hAnsi="David" w:cs="David"/>
        </w:rPr>
        <w:t xml:space="preserve">The foundations of classical neural networks were established by 1943, when </w:t>
      </w:r>
      <w:r>
        <w:rPr>
          <w:rFonts w:ascii="David" w:hAnsi="David" w:cs="David"/>
        </w:rPr>
        <w:t xml:space="preserve">a paper was published </w:t>
      </w:r>
      <w:r>
        <w:rPr>
          <w:rFonts w:ascii="David" w:hAnsi="David" w:cs="David"/>
        </w:rPr>
        <w:fldChar w:fldCharType="begin" w:fldLock="1"/>
      </w:r>
      <w:r w:rsidR="00577FEF">
        <w:rPr>
          <w:rFonts w:ascii="David" w:hAnsi="David" w:cs="David"/>
        </w:rPr>
        <w:instrText>ADDIN CSL_CITATION {"citationItems":[{"id":"ITEM-1","itemData":{"DOI":"10.1016/j.joca.2006.06.009","ISBN":"0007-4985","ISSN":"0007-4985","PMID":"2185863","abstract":"Objective: To identify an appropriate cell source for the generation of meniscus substitutes, among those which would be available by arthros-copy of injured knee joints. Methods: Human inner meniscus cells, fat pad cells (FPC), synovial membrane cells (SMC) and articular chondrocytes (AC) were expanded with or without specific growth factors (Transforming growth factor-beta1, Fibroblast growth factor-2 and Platelet-derived growth factor bb, TFP) and then induced to form three-dimensional cartilaginous tissues in pellet cultures, or using a hyaluronan-based scaffold (Hyaff Ò -11), in culture or in nude mice. Human native menisci were assessed as reference. Results: Cell expansion with TFP enhanced glycosaminoglycan (GAG) deposition by all cell types (up to 4.1-fold) and messenger RNA expression of collagen type II by FPC and SMC (up to 472-fold) following pellet culture. In all models, tissues generated by AC contained the highest fractions of GAG (up to 1.9% of wet weight) and were positively stained for collagen type II (specific of the inner avascular region of meniscus), type IV (mainly present in the outer vascularized region of meniscus) and types I, III and VI (common to both meniscus regions). Instead, inner meniscus, FPC and SMC developed tissues containing negligible GAG and no detectable collagen type II protein. Tissues generated by AC remained biochemically and phenotypically stable upon ectopic implantation. Conclusions: Under our experimental conditions, only AC generated tissues containing relevant amounts of GAG and with cell phenotypes compatible with those of the inner and outer meniscus regions. Instead, the other investigated cell sources formed tissues resembling only the outer region of meniscus. It remains to be determined whether grafts based on AC will have the ability to reach the complex structural and functional organization typical of meniscus tissue.","author":[{"dropping-particle":"","family":"McCulloch","given":"Warren S.","non-dropping-particle":"","parse-names":false,"suffix":""},{"dropping-particle":"","family":"Pitts","given":"Walter H.","non-dropping-particle":"","parse-names":false,"suffix":""}],"container-title":"Bulletin of Mathematical Biophysics","id":"ITEM-1","issued":{"date-parts":[["1943"]]},"page":"115-133","title":"originally published in: Bulletin of Mathematical Biophysics, Vol. 5, 1943, p. 115-133","type":"article-journal","volume":"5"},"uris":["http://www.mendeley.com/documents/?uuid=d8fab53b-1d96-4436-845d-0d038fd3602d"]}],"mendeley":{"formattedCitation":"(McCulloch &amp; Pitts, 1943)","plainTextFormattedCitation":"(McCulloch &amp; Pitts, 1943)","previouslyFormattedCitation":"(McCulloch &amp; Pitts, 1943)"},"properties":{"noteIndex":0},"schema":"https://github.com/citation-style-language/schema/raw/master/csl-citation.json"}</w:instrText>
      </w:r>
      <w:r>
        <w:rPr>
          <w:rFonts w:ascii="David" w:hAnsi="David" w:cs="David"/>
        </w:rPr>
        <w:fldChar w:fldCharType="separate"/>
      </w:r>
      <w:r w:rsidRPr="00004945">
        <w:rPr>
          <w:rFonts w:ascii="David" w:hAnsi="David" w:cs="David"/>
          <w:noProof/>
        </w:rPr>
        <w:t>(McCulloch &amp; Pitts, 1943)</w:t>
      </w:r>
      <w:r>
        <w:rPr>
          <w:rFonts w:ascii="David" w:hAnsi="David" w:cs="David"/>
        </w:rPr>
        <w:fldChar w:fldCharType="end"/>
      </w:r>
      <w:r>
        <w:rPr>
          <w:rFonts w:ascii="David" w:hAnsi="David" w:cs="David"/>
        </w:rPr>
        <w:t xml:space="preserve"> that suggested a simple model for the</w:t>
      </w:r>
      <w:r>
        <w:rPr>
          <w:rFonts w:ascii="David" w:hAnsi="David" w:cs="David"/>
        </w:rPr>
        <w:t xml:space="preserve"> neuron unit that was a base for </w:t>
      </w:r>
      <w:r w:rsidR="004A6899">
        <w:rPr>
          <w:rFonts w:ascii="David" w:hAnsi="David" w:cs="David"/>
        </w:rPr>
        <w:t xml:space="preserve">the </w:t>
      </w:r>
      <w:r>
        <w:rPr>
          <w:rFonts w:ascii="David" w:hAnsi="David" w:cs="David"/>
        </w:rPr>
        <w:t xml:space="preserve">emerging research field of </w:t>
      </w:r>
      <w:r>
        <w:rPr>
          <w:rFonts w:ascii="David" w:hAnsi="David" w:cs="David"/>
        </w:rPr>
        <w:t xml:space="preserve"> </w:t>
      </w:r>
      <w:r>
        <w:rPr>
          <w:rFonts w:ascii="David" w:hAnsi="David" w:cs="David"/>
        </w:rPr>
        <w:t>neural networks.</w:t>
      </w:r>
      <w:r>
        <w:rPr>
          <w:rFonts w:ascii="David" w:hAnsi="David" w:cs="David"/>
        </w:rPr>
        <w:t xml:space="preserve"> By </w:t>
      </w:r>
      <w:r w:rsidRPr="009377EA">
        <w:rPr>
          <w:rFonts w:ascii="David" w:hAnsi="David" w:cs="David"/>
          <w:b/>
          <w:bCs/>
        </w:rPr>
        <w:t>1957</w:t>
      </w:r>
      <w:r>
        <w:rPr>
          <w:rFonts w:ascii="David" w:hAnsi="David" w:cs="David"/>
        </w:rPr>
        <w:t xml:space="preserve"> there were well known implementations of neural networks and its basic building block- the perceptron.</w:t>
      </w:r>
      <w:r w:rsidRPr="00004945" w:rsidDel="00004945">
        <w:rPr>
          <w:rFonts w:ascii="David" w:hAnsi="David" w:cs="David"/>
        </w:rPr>
        <w:t xml:space="preserve"> </w:t>
      </w:r>
    </w:p>
    <w:p w14:paraId="6A8D890B" w14:textId="5371FADE" w:rsidR="00004945" w:rsidRDefault="00004945" w:rsidP="00CD20E9">
      <w:pPr>
        <w:bidi w:val="0"/>
        <w:ind w:left="386" w:right="206"/>
        <w:rPr>
          <w:rFonts w:ascii="David" w:hAnsi="David" w:cs="David"/>
        </w:rPr>
      </w:pPr>
      <w:r w:rsidRPr="00004945">
        <w:rPr>
          <w:rFonts w:ascii="David" w:hAnsi="David" w:cs="David"/>
        </w:rPr>
        <w:t xml:space="preserve">In </w:t>
      </w:r>
      <w:r w:rsidRPr="009377EA">
        <w:rPr>
          <w:rFonts w:ascii="David" w:hAnsi="David" w:cs="David"/>
          <w:b/>
          <w:bCs/>
        </w:rPr>
        <w:t>1969</w:t>
      </w:r>
      <w:r w:rsidRPr="00004945">
        <w:rPr>
          <w:rFonts w:ascii="David" w:hAnsi="David" w:cs="David"/>
        </w:rPr>
        <w:t xml:space="preserve">, a book was published </w:t>
      </w:r>
      <w:r w:rsidR="0011301C">
        <w:rPr>
          <w:rFonts w:ascii="David" w:hAnsi="David" w:cs="David"/>
        </w:rPr>
        <w:t xml:space="preserve">and </w:t>
      </w:r>
      <w:r w:rsidRPr="00004945">
        <w:rPr>
          <w:rFonts w:ascii="David" w:hAnsi="David" w:cs="David"/>
        </w:rPr>
        <w:t>attacked the ideas behind neural networks. The book presented a</w:t>
      </w:r>
      <w:r w:rsidR="0011301C">
        <w:rPr>
          <w:rFonts w:ascii="David" w:hAnsi="David" w:cs="David"/>
        </w:rPr>
        <w:t>n alleged</w:t>
      </w:r>
      <w:r w:rsidRPr="00004945">
        <w:rPr>
          <w:rFonts w:ascii="David" w:hAnsi="David" w:cs="David"/>
        </w:rPr>
        <w:t xml:space="preserve"> defect in the basic neuron. Arguments presented in the book, and </w:t>
      </w:r>
      <w:proofErr w:type="gramStart"/>
      <w:r w:rsidR="0011301C">
        <w:rPr>
          <w:rFonts w:ascii="David" w:hAnsi="David" w:cs="David"/>
        </w:rPr>
        <w:t>in particular</w:t>
      </w:r>
      <w:r w:rsidRPr="00004945">
        <w:rPr>
          <w:rFonts w:ascii="David" w:hAnsi="David" w:cs="David"/>
        </w:rPr>
        <w:t xml:space="preserve"> the</w:t>
      </w:r>
      <w:proofErr w:type="gramEnd"/>
      <w:r w:rsidRPr="00004945">
        <w:rPr>
          <w:rFonts w:ascii="David" w:hAnsi="David" w:cs="David"/>
        </w:rPr>
        <w:t xml:space="preserve"> </w:t>
      </w:r>
      <w:r w:rsidR="0011301C">
        <w:rPr>
          <w:rFonts w:ascii="David" w:hAnsi="David" w:cs="David"/>
        </w:rPr>
        <w:t>one that claimed th</w:t>
      </w:r>
      <w:r w:rsidR="0011301C">
        <w:rPr>
          <w:rFonts w:ascii="David" w:hAnsi="David" w:cs="David"/>
        </w:rPr>
        <w:t>at</w:t>
      </w:r>
      <w:r w:rsidR="0011301C">
        <w:rPr>
          <w:rFonts w:ascii="David" w:hAnsi="David" w:cs="David"/>
        </w:rPr>
        <w:t xml:space="preserve"> regardless of the </w:t>
      </w:r>
      <w:r w:rsidRPr="00004945">
        <w:rPr>
          <w:rFonts w:ascii="David" w:hAnsi="David" w:cs="David"/>
        </w:rPr>
        <w:t xml:space="preserve">weights </w:t>
      </w:r>
      <w:r w:rsidR="0011301C">
        <w:rPr>
          <w:rFonts w:ascii="David" w:hAnsi="David" w:cs="David"/>
        </w:rPr>
        <w:t>we use as input</w:t>
      </w:r>
      <w:r w:rsidRPr="00004945">
        <w:rPr>
          <w:rFonts w:ascii="David" w:hAnsi="David" w:cs="David"/>
        </w:rPr>
        <w:t xml:space="preserve">, </w:t>
      </w:r>
      <w:r w:rsidR="0011301C">
        <w:rPr>
          <w:rFonts w:ascii="David" w:hAnsi="David" w:cs="David"/>
        </w:rPr>
        <w:t xml:space="preserve">the perceptron cannot function as </w:t>
      </w:r>
      <w:r w:rsidRPr="00004945">
        <w:rPr>
          <w:rFonts w:ascii="David" w:hAnsi="David" w:cs="David"/>
        </w:rPr>
        <w:t xml:space="preserve">logical </w:t>
      </w:r>
      <w:r w:rsidR="0011301C" w:rsidRPr="00004945">
        <w:rPr>
          <w:rFonts w:ascii="David" w:hAnsi="David" w:cs="David"/>
        </w:rPr>
        <w:t xml:space="preserve">xor </w:t>
      </w:r>
      <w:r w:rsidRPr="00004945">
        <w:rPr>
          <w:rFonts w:ascii="David" w:hAnsi="David" w:cs="David"/>
        </w:rPr>
        <w:t>gate, delayed the development of neural networks for many years.</w:t>
      </w:r>
    </w:p>
    <w:p w14:paraId="56B1E818" w14:textId="5D836F66" w:rsidR="0011301C" w:rsidRDefault="0011301C" w:rsidP="00CD20E9">
      <w:pPr>
        <w:bidi w:val="0"/>
        <w:ind w:left="386" w:right="206"/>
        <w:rPr>
          <w:rFonts w:ascii="David" w:hAnsi="David" w:cs="David"/>
        </w:rPr>
      </w:pPr>
      <w:r>
        <w:rPr>
          <w:rFonts w:ascii="David" w:hAnsi="David" w:cs="David"/>
        </w:rPr>
        <w:t xml:space="preserve">In </w:t>
      </w:r>
      <w:r w:rsidRPr="009377EA">
        <w:rPr>
          <w:rFonts w:ascii="David" w:hAnsi="David" w:cs="David"/>
          <w:b/>
          <w:bCs/>
        </w:rPr>
        <w:t>1980</w:t>
      </w:r>
      <w:r>
        <w:rPr>
          <w:rFonts w:ascii="David" w:hAnsi="David" w:cs="David"/>
        </w:rPr>
        <w:t xml:space="preserve"> a learning algorithm was "re disc</w:t>
      </w:r>
      <w:r>
        <w:rPr>
          <w:rFonts w:ascii="David" w:hAnsi="David" w:cs="David"/>
        </w:rPr>
        <w:t>overed</w:t>
      </w:r>
      <w:r>
        <w:rPr>
          <w:rFonts w:ascii="David" w:hAnsi="David" w:cs="David"/>
        </w:rPr>
        <w:t>"</w:t>
      </w:r>
      <w:r>
        <w:rPr>
          <w:rFonts w:ascii="David" w:hAnsi="David" w:cs="David"/>
        </w:rPr>
        <w:t xml:space="preserve"> after originally published in </w:t>
      </w:r>
      <w:r w:rsidRPr="009377EA">
        <w:rPr>
          <w:rFonts w:ascii="David" w:hAnsi="David" w:cs="David"/>
          <w:b/>
          <w:bCs/>
        </w:rPr>
        <w:t>1974</w:t>
      </w:r>
      <w:r>
        <w:rPr>
          <w:rFonts w:ascii="David" w:hAnsi="David" w:cs="David"/>
        </w:rPr>
        <w:t xml:space="preserve">. This algorithm </w:t>
      </w:r>
      <w:r>
        <w:rPr>
          <w:rFonts w:ascii="David" w:hAnsi="David" w:cs="David"/>
        </w:rPr>
        <w:t>allowed neural networ</w:t>
      </w:r>
      <w:r>
        <w:rPr>
          <w:rFonts w:ascii="David" w:hAnsi="David" w:cs="David"/>
        </w:rPr>
        <w:t>k</w:t>
      </w:r>
      <w:r>
        <w:rPr>
          <w:rFonts w:ascii="David" w:hAnsi="David" w:cs="David"/>
        </w:rPr>
        <w:t xml:space="preserve">s to learn </w:t>
      </w:r>
      <w:r>
        <w:rPr>
          <w:rFonts w:ascii="David" w:hAnsi="David" w:cs="David"/>
        </w:rPr>
        <w:t>nonlinear</w:t>
      </w:r>
      <w:r>
        <w:rPr>
          <w:rFonts w:ascii="David" w:hAnsi="David" w:cs="David"/>
        </w:rPr>
        <w:t xml:space="preserve"> models as well as it gave the whole domain </w:t>
      </w:r>
      <w:r>
        <w:rPr>
          <w:rFonts w:ascii="David" w:hAnsi="David" w:cs="David"/>
        </w:rPr>
        <w:t>a</w:t>
      </w:r>
      <w:r>
        <w:rPr>
          <w:rFonts w:ascii="David" w:hAnsi="David" w:cs="David"/>
        </w:rPr>
        <w:t xml:space="preserve"> leap forward in the popularity of ne</w:t>
      </w:r>
      <w:r>
        <w:rPr>
          <w:rFonts w:ascii="David" w:hAnsi="David" w:cs="David"/>
        </w:rPr>
        <w:t>ural networks.</w:t>
      </w:r>
    </w:p>
    <w:p w14:paraId="37B00380" w14:textId="5726C4D2" w:rsidR="00577FEF" w:rsidRDefault="0011301C" w:rsidP="00CD20E9">
      <w:pPr>
        <w:bidi w:val="0"/>
        <w:ind w:left="386" w:right="206"/>
        <w:rPr>
          <w:rFonts w:ascii="David" w:hAnsi="David" w:cs="David"/>
          <w:rtl/>
        </w:rPr>
      </w:pPr>
      <w:r>
        <w:rPr>
          <w:rFonts w:ascii="David" w:hAnsi="David" w:cs="David"/>
        </w:rPr>
        <w:t xml:space="preserve">Another leap forward was established </w:t>
      </w:r>
      <w:r>
        <w:rPr>
          <w:rFonts w:ascii="David" w:hAnsi="David" w:cs="David"/>
        </w:rPr>
        <w:t xml:space="preserve">in </w:t>
      </w:r>
      <w:r w:rsidRPr="009377EA">
        <w:rPr>
          <w:rFonts w:ascii="David" w:hAnsi="David" w:cs="David"/>
          <w:b/>
          <w:bCs/>
        </w:rPr>
        <w:t>1989</w:t>
      </w:r>
      <w:r>
        <w:rPr>
          <w:rFonts w:ascii="David" w:hAnsi="David" w:cs="David"/>
        </w:rPr>
        <w:t xml:space="preserve">, when a </w:t>
      </w:r>
      <w:r w:rsidR="00577FEF">
        <w:rPr>
          <w:rFonts w:ascii="David" w:hAnsi="David" w:cs="David"/>
        </w:rPr>
        <w:t>proof</w:t>
      </w:r>
      <w:r>
        <w:rPr>
          <w:rFonts w:ascii="David" w:hAnsi="David" w:cs="David"/>
        </w:rPr>
        <w:t xml:space="preserve"> </w:t>
      </w:r>
      <w:r w:rsidR="00577FEF">
        <w:rPr>
          <w:rFonts w:ascii="David" w:hAnsi="David" w:cs="David"/>
        </w:rPr>
        <w:fldChar w:fldCharType="begin" w:fldLock="1"/>
      </w:r>
      <w:r w:rsidR="00F52692">
        <w:rPr>
          <w:rFonts w:ascii="David" w:hAnsi="David" w:cs="David"/>
        </w:rPr>
        <w:instrText xml:space="preserve">ADDIN CSL_CITATION {"citationItems":[{"id":"ITEM-1","itemData":{"DOI":"10.1016/j.aml.2003.11.006","ISBN":"0893-9659","ISSN":"08939659","abstract":"The aim of this note is to generalize a result of Barron [1] concerning the approximation of functions, which can be expressed in terms of the Fourier transform, by superpositions of a fixed sigmoidal function. In particular, we consider functions of the type h(x) = </w:instrText>
      </w:r>
      <w:r w:rsidR="00F52692">
        <w:rPr>
          <w:rFonts w:ascii="Arial" w:hAnsi="Arial" w:cs="Arial"/>
        </w:rPr>
        <w:instrText>∫</w:instrText>
      </w:r>
      <w:r w:rsidR="00F52692">
        <w:rPr>
          <w:rFonts w:ascii="Cambria Math" w:hAnsi="Cambria Math" w:cs="Cambria Math"/>
        </w:rPr>
        <w:instrText>ℝ</w:instrText>
      </w:r>
      <w:r w:rsidR="00F52692">
        <w:rPr>
          <w:rFonts w:ascii="David" w:hAnsi="David" w:cs="David"/>
        </w:rPr>
        <w:instrText>d f(&lt;t, x&gt;)d</w:instrText>
      </w:r>
      <w:r w:rsidR="00F52692">
        <w:rPr>
          <w:rFonts w:ascii="Calibri" w:hAnsi="Calibri" w:cs="Calibri"/>
        </w:rPr>
        <w:instrText>μ</w:instrText>
      </w:r>
      <w:r w:rsidR="00F52692">
        <w:rPr>
          <w:rFonts w:ascii="David" w:hAnsi="David" w:cs="David"/>
        </w:rPr>
        <w:instrText xml:space="preserve">(t), where </w:instrText>
      </w:r>
      <w:r w:rsidR="00F52692">
        <w:rPr>
          <w:rFonts w:ascii="Calibri" w:hAnsi="Calibri" w:cs="Calibri"/>
        </w:rPr>
        <w:instrText>μ</w:instrText>
      </w:r>
      <w:r w:rsidR="00F52692">
        <w:rPr>
          <w:rFonts w:ascii="David" w:hAnsi="David" w:cs="David"/>
        </w:rPr>
        <w:instrText xml:space="preserve"> is a finite Radon measure on </w:instrText>
      </w:r>
      <w:r w:rsidR="00F52692">
        <w:rPr>
          <w:rFonts w:ascii="Cambria Math" w:hAnsi="Cambria Math" w:cs="Cambria Math"/>
        </w:rPr>
        <w:instrText>ℝ</w:instrText>
      </w:r>
      <w:r w:rsidR="00F52692">
        <w:rPr>
          <w:rFonts w:ascii="David" w:hAnsi="David" w:cs="David"/>
        </w:rPr>
        <w:instrText xml:space="preserve">d and f: </w:instrText>
      </w:r>
      <w:r w:rsidR="00F52692">
        <w:rPr>
          <w:rFonts w:ascii="Cambria Math" w:hAnsi="Cambria Math" w:cs="Cambria Math"/>
        </w:rPr>
        <w:instrText>ℝ</w:instrText>
      </w:r>
      <w:r w:rsidR="00F52692">
        <w:rPr>
          <w:rFonts w:ascii="David" w:hAnsi="David" w:cs="David"/>
        </w:rPr>
        <w:instrText xml:space="preserve"> </w:instrText>
      </w:r>
      <w:r w:rsidR="00F52692">
        <w:rPr>
          <w:rFonts w:ascii="Arial" w:hAnsi="Arial" w:cs="Arial"/>
        </w:rPr>
        <w:instrText>→</w:instrText>
      </w:r>
      <w:r w:rsidR="00F52692">
        <w:rPr>
          <w:rFonts w:ascii="David" w:hAnsi="David" w:cs="David"/>
        </w:rPr>
        <w:instrText xml:space="preserve"> C is a continuous function with bounded variation in </w:instrText>
      </w:r>
      <w:r w:rsidR="00F52692">
        <w:rPr>
          <w:rFonts w:ascii="Cambria Math" w:hAnsi="Cambria Math" w:cs="Cambria Math"/>
        </w:rPr>
        <w:instrText>ℝ</w:instrText>
      </w:r>
      <w:r w:rsidR="00F52692">
        <w:rPr>
          <w:rFonts w:ascii="David" w:hAnsi="David" w:cs="David"/>
        </w:rPr>
        <w:instrText>. We show (Theorem 2.6) that these functions can be approximated in L 2-norm by elements of the set Gn = {</w:instrText>
      </w:r>
      <w:r w:rsidR="00F52692">
        <w:rPr>
          <w:rFonts w:ascii="Arial" w:hAnsi="Arial" w:cs="Arial"/>
        </w:rPr>
        <w:instrText>∑</w:instrText>
      </w:r>
      <w:r w:rsidR="00F52692">
        <w:rPr>
          <w:rFonts w:ascii="David" w:hAnsi="David" w:cs="David"/>
        </w:rPr>
        <w:instrText xml:space="preserve"> i=0nci9(&lt;ai, x&gt; + b i): ai </w:instrText>
      </w:r>
      <w:r w:rsidR="00F52692">
        <w:rPr>
          <w:rFonts w:ascii="Cambria Math" w:hAnsi="Cambria Math" w:cs="Cambria Math"/>
        </w:rPr>
        <w:instrText>∈</w:instrText>
      </w:r>
      <w:r w:rsidR="00F52692">
        <w:rPr>
          <w:rFonts w:ascii="David" w:hAnsi="David" w:cs="David"/>
        </w:rPr>
        <w:instrText xml:space="preserve"> </w:instrText>
      </w:r>
      <w:r w:rsidR="00F52692">
        <w:rPr>
          <w:rFonts w:ascii="Cambria Math" w:hAnsi="Cambria Math" w:cs="Cambria Math"/>
        </w:rPr>
        <w:instrText>ℝ</w:instrText>
      </w:r>
      <w:r w:rsidR="00F52692">
        <w:rPr>
          <w:rFonts w:ascii="David" w:hAnsi="David" w:cs="David"/>
        </w:rPr>
        <w:instrText xml:space="preserve">d, bi, c i </w:instrText>
      </w:r>
      <w:r w:rsidR="00F52692">
        <w:rPr>
          <w:rFonts w:ascii="Cambria Math" w:hAnsi="Cambria Math" w:cs="Cambria Math"/>
        </w:rPr>
        <w:instrText>∈</w:instrText>
      </w:r>
      <w:r w:rsidR="00F52692">
        <w:rPr>
          <w:rFonts w:ascii="David" w:hAnsi="David" w:cs="David"/>
        </w:rPr>
        <w:instrText xml:space="preserve"> </w:instrText>
      </w:r>
      <w:r w:rsidR="00F52692">
        <w:rPr>
          <w:rFonts w:ascii="Cambria Math" w:hAnsi="Cambria Math" w:cs="Cambria Math"/>
        </w:rPr>
        <w:instrText>ℝ</w:instrText>
      </w:r>
      <w:r w:rsidR="00F52692">
        <w:rPr>
          <w:rFonts w:ascii="David" w:hAnsi="David" w:cs="David"/>
        </w:rPr>
        <w:instrText xml:space="preserve">}, where g is a fixed sigmoidal function, with the error estimated by C/n1/2, where C is a positive constant depending only on f. The same result holds true (Theorem 2.9) for f: </w:instrText>
      </w:r>
      <w:r w:rsidR="00F52692">
        <w:rPr>
          <w:rFonts w:ascii="Cambria Math" w:hAnsi="Cambria Math" w:cs="Cambria Math"/>
        </w:rPr>
        <w:instrText>ℝ</w:instrText>
      </w:r>
      <w:r w:rsidR="00F52692">
        <w:rPr>
          <w:rFonts w:ascii="David" w:hAnsi="David" w:cs="David"/>
        </w:rPr>
        <w:instrText xml:space="preserve"> </w:instrText>
      </w:r>
      <w:r w:rsidR="00F52692">
        <w:rPr>
          <w:rFonts w:ascii="Arial" w:hAnsi="Arial" w:cs="Arial"/>
        </w:rPr>
        <w:instrText>→</w:instrText>
      </w:r>
      <w:r w:rsidR="00F52692">
        <w:rPr>
          <w:rFonts w:ascii="David" w:hAnsi="David" w:cs="David"/>
        </w:rPr>
        <w:instrText xml:space="preserve"> C satisfying the Lipschitz condition under an additional assumption that </w:instrText>
      </w:r>
      <w:r w:rsidR="00F52692">
        <w:rPr>
          <w:rFonts w:ascii="Arial" w:hAnsi="Arial" w:cs="Arial"/>
        </w:rPr>
        <w:instrText>∫</w:instrText>
      </w:r>
      <w:r w:rsidR="00F52692">
        <w:rPr>
          <w:rFonts w:ascii="Cambria Math" w:hAnsi="Cambria Math" w:cs="Cambria Math"/>
        </w:rPr>
        <w:instrText>ℝ</w:instrText>
      </w:r>
      <w:r w:rsidR="00F52692">
        <w:rPr>
          <w:rFonts w:ascii="David" w:hAnsi="David" w:cs="David"/>
        </w:rPr>
        <w:instrText>d</w:instrText>
      </w:r>
      <w:r w:rsidR="00F52692">
        <w:rPr>
          <w:rFonts w:ascii="Cambria Math" w:hAnsi="Cambria Math" w:cs="Cambria Math"/>
        </w:rPr>
        <w:instrText>∥</w:instrText>
      </w:r>
      <w:r w:rsidR="00F52692">
        <w:rPr>
          <w:rFonts w:ascii="David" w:hAnsi="David" w:cs="David"/>
        </w:rPr>
        <w:instrText>t</w:instrText>
      </w:r>
      <w:r w:rsidR="00F52692">
        <w:rPr>
          <w:rFonts w:ascii="Cambria Math" w:hAnsi="Cambria Math" w:cs="Cambria Math"/>
        </w:rPr>
        <w:instrText>∥</w:instrText>
      </w:r>
      <w:r w:rsidR="00F52692">
        <w:rPr>
          <w:rFonts w:ascii="David" w:hAnsi="David" w:cs="David"/>
        </w:rPr>
        <w:instrText>ed|</w:instrText>
      </w:r>
      <w:r w:rsidR="00F52692">
        <w:rPr>
          <w:rFonts w:ascii="Calibri" w:hAnsi="Calibri" w:cs="Calibri"/>
        </w:rPr>
        <w:instrText>μ</w:instrText>
      </w:r>
      <w:r w:rsidR="00F52692">
        <w:rPr>
          <w:rFonts w:ascii="David" w:hAnsi="David" w:cs="David"/>
        </w:rPr>
        <w:instrText xml:space="preserve">(t)| &lt; </w:instrText>
      </w:r>
      <w:r w:rsidR="00F52692">
        <w:rPr>
          <w:rFonts w:ascii="Arial" w:hAnsi="Arial" w:cs="Arial"/>
        </w:rPr>
        <w:instrText>∞</w:instrText>
      </w:r>
      <w:r w:rsidR="00F52692">
        <w:rPr>
          <w:rFonts w:ascii="David" w:hAnsi="David" w:cs="David"/>
        </w:rPr>
        <w:instrText>. copy; 2004 Elsevier Ltd. All rights reserved.","author":[{"dropping-particle":"","family":"Lewicki","given":"G.","non-dropping-particle":"","parse-names":false,"suffix":""},{"dropping-particle":"","family":"Marino","given":"G.","non-dropping-particle":"","parse-names":false,"suffix":""}],"container-title":"Applied Mathematics Letters","id":"ITEM-1","issue":"10","issued":{"date-parts":[["2004"]]},"page":"1147-1152","title":"Approximation of functions of finite variation by superpositions of a sigmoidal function","type":"article-journal","volume":"17"},"uris":["http://www.mendeley.com/documents/?uuid=6af0aa14-35dc-43db-b37a-48510783cb8e"]}],"mendeley":{"formattedCitation":"(Lewicki &amp; Marino, 2004)","plainTextFormattedCitation":"(Lewicki &amp; Marino, 2004)","previouslyFormattedCitation":"(Lewicki &amp; Marino, 2004)"},"properties":{"noteIndex":0},"schema":"https://github.com/citation-style-language/schema/raw/master/csl-citation.json"}</w:instrText>
      </w:r>
      <w:r w:rsidR="00577FEF">
        <w:rPr>
          <w:rFonts w:ascii="David" w:hAnsi="David" w:cs="David"/>
        </w:rPr>
        <w:fldChar w:fldCharType="separate"/>
      </w:r>
      <w:r w:rsidR="00577FEF" w:rsidRPr="00577FEF">
        <w:rPr>
          <w:rFonts w:ascii="David" w:hAnsi="David" w:cs="David"/>
          <w:noProof/>
        </w:rPr>
        <w:t>(Lewicki &amp; Marino, 2004)</w:t>
      </w:r>
      <w:r w:rsidR="00577FEF">
        <w:rPr>
          <w:rFonts w:ascii="David" w:hAnsi="David" w:cs="David"/>
        </w:rPr>
        <w:fldChar w:fldCharType="end"/>
      </w:r>
      <w:r w:rsidR="00577FEF">
        <w:rPr>
          <w:rFonts w:ascii="David" w:hAnsi="David" w:cs="David"/>
        </w:rPr>
        <w:t xml:space="preserve"> sho</w:t>
      </w:r>
      <w:r w:rsidR="004A6899">
        <w:rPr>
          <w:rFonts w:ascii="David" w:hAnsi="David" w:cs="David"/>
        </w:rPr>
        <w:t>w</w:t>
      </w:r>
      <w:r w:rsidR="00577FEF">
        <w:rPr>
          <w:rFonts w:ascii="David" w:hAnsi="David" w:cs="David"/>
        </w:rPr>
        <w:t xml:space="preserve">ed that neural networks can </w:t>
      </w:r>
      <w:r w:rsidR="00577FEF">
        <w:rPr>
          <w:rFonts w:ascii="David" w:hAnsi="David" w:cs="David"/>
        </w:rPr>
        <w:t xml:space="preserve">approximate any function. By </w:t>
      </w:r>
      <w:r w:rsidR="00577FEF" w:rsidRPr="009377EA">
        <w:rPr>
          <w:rFonts w:ascii="David" w:hAnsi="David" w:cs="David"/>
          <w:b/>
          <w:bCs/>
        </w:rPr>
        <w:t>1990</w:t>
      </w:r>
      <w:r w:rsidR="00577FEF">
        <w:rPr>
          <w:rFonts w:ascii="David" w:hAnsi="David" w:cs="David"/>
        </w:rPr>
        <w:t xml:space="preserve"> there were successful </w:t>
      </w:r>
      <w:r w:rsidR="00577FEF">
        <w:rPr>
          <w:rFonts w:ascii="David" w:hAnsi="David" w:cs="David"/>
        </w:rPr>
        <w:t xml:space="preserve">production </w:t>
      </w:r>
      <w:r w:rsidR="00577FEF">
        <w:rPr>
          <w:rFonts w:ascii="David" w:hAnsi="David" w:cs="David"/>
        </w:rPr>
        <w:t>implementations of neural netw</w:t>
      </w:r>
      <w:r w:rsidR="00577FEF">
        <w:rPr>
          <w:rFonts w:ascii="David" w:hAnsi="David" w:cs="David"/>
        </w:rPr>
        <w:t>orks in</w:t>
      </w:r>
      <w:r w:rsidR="00577FEF">
        <w:rPr>
          <w:rFonts w:ascii="David" w:hAnsi="David" w:cs="David"/>
        </w:rPr>
        <w:t xml:space="preserve"> </w:t>
      </w:r>
      <w:r w:rsidR="00577FEF">
        <w:rPr>
          <w:rFonts w:ascii="David" w:hAnsi="David" w:cs="David"/>
        </w:rPr>
        <w:t>the fields of Medicine, Marketing, Risk management and more.</w:t>
      </w:r>
    </w:p>
    <w:p w14:paraId="77195AD2" w14:textId="77777777" w:rsidR="0008046E" w:rsidRDefault="00577FEF" w:rsidP="009377EA">
      <w:pPr>
        <w:bidi w:val="0"/>
        <w:ind w:left="386" w:right="206"/>
        <w:rPr>
          <w:rFonts w:ascii="David" w:hAnsi="David" w:cs="David"/>
        </w:rPr>
      </w:pPr>
      <w:r w:rsidRPr="00577FEF">
        <w:rPr>
          <w:rFonts w:ascii="David" w:hAnsi="David" w:cs="David"/>
        </w:rPr>
        <w:t xml:space="preserve">In the early </w:t>
      </w:r>
      <w:r w:rsidRPr="009377EA">
        <w:rPr>
          <w:rFonts w:ascii="David" w:hAnsi="David" w:cs="David"/>
          <w:b/>
          <w:bCs/>
        </w:rPr>
        <w:t>2000</w:t>
      </w:r>
      <w:r w:rsidRPr="00577FEF">
        <w:rPr>
          <w:rFonts w:ascii="David" w:hAnsi="David" w:cs="David"/>
        </w:rPr>
        <w:t xml:space="preserve">s, along with a significant improvement in hardware performance, the </w:t>
      </w:r>
      <w:r>
        <w:rPr>
          <w:rFonts w:ascii="David" w:hAnsi="David" w:cs="David"/>
        </w:rPr>
        <w:t xml:space="preserve">"age of the </w:t>
      </w:r>
      <w:r w:rsidRPr="00577FEF">
        <w:rPr>
          <w:rFonts w:ascii="David" w:hAnsi="David" w:cs="David"/>
        </w:rPr>
        <w:t>Internet</w:t>
      </w:r>
      <w:r>
        <w:rPr>
          <w:rFonts w:ascii="David" w:hAnsi="David" w:cs="David"/>
        </w:rPr>
        <w:t>"</w:t>
      </w:r>
      <w:r w:rsidRPr="00577FEF">
        <w:rPr>
          <w:rFonts w:ascii="David" w:hAnsi="David" w:cs="David"/>
        </w:rPr>
        <w:t xml:space="preserve"> and "information explosion"</w:t>
      </w:r>
      <w:r>
        <w:rPr>
          <w:rFonts w:ascii="David" w:hAnsi="David" w:cs="David"/>
        </w:rPr>
        <w:t>,</w:t>
      </w:r>
      <w:r w:rsidRPr="00577FEF">
        <w:rPr>
          <w:rFonts w:ascii="David" w:hAnsi="David" w:cs="David"/>
        </w:rPr>
        <w:t xml:space="preserve"> neural networks began to yield good results in </w:t>
      </w:r>
      <w:r>
        <w:rPr>
          <w:rFonts w:ascii="David" w:hAnsi="David" w:cs="David"/>
        </w:rPr>
        <w:t>the field of machine</w:t>
      </w:r>
      <w:r w:rsidRPr="00577FEF">
        <w:rPr>
          <w:rFonts w:ascii="David" w:hAnsi="David" w:cs="David"/>
        </w:rPr>
        <w:t xml:space="preserve"> learning. As hardware progressed, and especially the us</w:t>
      </w:r>
      <w:r>
        <w:rPr>
          <w:rFonts w:ascii="David" w:hAnsi="David" w:cs="David"/>
        </w:rPr>
        <w:t>age</w:t>
      </w:r>
      <w:r w:rsidRPr="00577FEF">
        <w:rPr>
          <w:rFonts w:ascii="David" w:hAnsi="David" w:cs="David"/>
        </w:rPr>
        <w:t xml:space="preserve"> of graphic processors, </w:t>
      </w:r>
      <w:r w:rsidRPr="00577FEF">
        <w:rPr>
          <w:rFonts w:ascii="David" w:hAnsi="David" w:cs="David"/>
        </w:rPr>
        <w:t xml:space="preserve">neural networks </w:t>
      </w:r>
      <w:r w:rsidRPr="00577FEF">
        <w:rPr>
          <w:rFonts w:ascii="David" w:hAnsi="David" w:cs="David"/>
        </w:rPr>
        <w:t xml:space="preserve">models </w:t>
      </w:r>
      <w:r>
        <w:rPr>
          <w:rFonts w:ascii="David" w:hAnsi="David" w:cs="David"/>
        </w:rPr>
        <w:t>with</w:t>
      </w:r>
      <w:r w:rsidRPr="00577FEF">
        <w:rPr>
          <w:rFonts w:ascii="David" w:hAnsi="David" w:cs="David"/>
        </w:rPr>
        <w:t xml:space="preserve"> more </w:t>
      </w:r>
      <w:r>
        <w:rPr>
          <w:rFonts w:ascii="David" w:hAnsi="David" w:cs="David"/>
        </w:rPr>
        <w:t xml:space="preserve">layers </w:t>
      </w:r>
      <w:r>
        <w:rPr>
          <w:rFonts w:ascii="David" w:hAnsi="David" w:cs="David"/>
        </w:rPr>
        <w:t xml:space="preserve">were now feasible and converged </w:t>
      </w:r>
      <w:r>
        <w:rPr>
          <w:rFonts w:ascii="David" w:hAnsi="David" w:cs="David"/>
        </w:rPr>
        <w:t xml:space="preserve">in </w:t>
      </w:r>
      <w:r>
        <w:rPr>
          <w:rFonts w:ascii="David" w:hAnsi="David" w:cs="David"/>
        </w:rPr>
        <w:t xml:space="preserve">practical </w:t>
      </w:r>
      <w:r>
        <w:rPr>
          <w:rFonts w:ascii="David" w:hAnsi="David" w:cs="David"/>
        </w:rPr>
        <w:t>time while yielding good results.</w:t>
      </w:r>
      <w:r w:rsidRPr="00577FEF">
        <w:rPr>
          <w:rFonts w:ascii="David" w:hAnsi="David" w:cs="David"/>
        </w:rPr>
        <w:t xml:space="preserve"> </w:t>
      </w:r>
      <w:r>
        <w:rPr>
          <w:rFonts w:ascii="David" w:hAnsi="David" w:cs="David"/>
        </w:rPr>
        <w:t xml:space="preserve">This also allowed neural networks to </w:t>
      </w:r>
      <w:r w:rsidRPr="00577FEF">
        <w:rPr>
          <w:rFonts w:ascii="David" w:hAnsi="David" w:cs="David"/>
        </w:rPr>
        <w:t xml:space="preserve">solve more complex problems. These networks were known as </w:t>
      </w:r>
      <w:r w:rsidRPr="009377EA">
        <w:rPr>
          <w:rFonts w:ascii="David" w:hAnsi="David" w:cs="David"/>
          <w:b/>
          <w:bCs/>
        </w:rPr>
        <w:t>deep learning networks</w:t>
      </w:r>
      <w:r w:rsidRPr="00577FEF">
        <w:rPr>
          <w:rFonts w:ascii="David" w:hAnsi="David" w:cs="David"/>
        </w:rPr>
        <w:t>.</w:t>
      </w:r>
    </w:p>
    <w:p w14:paraId="4797E9E4" w14:textId="62931131" w:rsidR="00DD7B21" w:rsidRPr="00C60D93" w:rsidRDefault="0008046E" w:rsidP="009377EA">
      <w:pPr>
        <w:bidi w:val="0"/>
        <w:ind w:left="386" w:right="206"/>
        <w:rPr>
          <w:rFonts w:ascii="David" w:hAnsi="David" w:cs="David" w:hint="cs"/>
          <w:rtl/>
        </w:rPr>
      </w:pPr>
      <w:r w:rsidRPr="0008046E">
        <w:rPr>
          <w:rFonts w:ascii="David" w:hAnsi="David" w:cs="David"/>
        </w:rPr>
        <w:t xml:space="preserve">Since </w:t>
      </w:r>
      <w:r w:rsidRPr="009377EA">
        <w:rPr>
          <w:rFonts w:ascii="David" w:hAnsi="David" w:cs="David"/>
          <w:b/>
          <w:bCs/>
        </w:rPr>
        <w:t>2012</w:t>
      </w:r>
      <w:r w:rsidRPr="0008046E">
        <w:rPr>
          <w:rFonts w:ascii="David" w:hAnsi="David" w:cs="David"/>
        </w:rPr>
        <w:t xml:space="preserve">, all the winners of large </w:t>
      </w:r>
      <w:r w:rsidRPr="0008046E">
        <w:rPr>
          <w:rFonts w:ascii="David" w:hAnsi="David" w:cs="David"/>
        </w:rPr>
        <w:t xml:space="preserve">computer vision </w:t>
      </w:r>
      <w:r w:rsidRPr="0008046E">
        <w:rPr>
          <w:rFonts w:ascii="David" w:hAnsi="David" w:cs="David"/>
        </w:rPr>
        <w:t xml:space="preserve">object identification </w:t>
      </w:r>
      <w:r w:rsidRPr="0008046E">
        <w:rPr>
          <w:rFonts w:ascii="David" w:hAnsi="David" w:cs="David"/>
        </w:rPr>
        <w:t xml:space="preserve">competitions </w:t>
      </w:r>
      <w:r w:rsidRPr="0008046E">
        <w:rPr>
          <w:rFonts w:ascii="David" w:hAnsi="David" w:cs="David"/>
        </w:rPr>
        <w:t xml:space="preserve">are based on deep learning networks. And since </w:t>
      </w:r>
      <w:r w:rsidRPr="009377EA">
        <w:rPr>
          <w:rFonts w:ascii="David" w:hAnsi="David" w:cs="David"/>
          <w:b/>
          <w:bCs/>
        </w:rPr>
        <w:t>2015</w:t>
      </w:r>
      <w:r w:rsidRPr="0008046E">
        <w:rPr>
          <w:rFonts w:ascii="David" w:hAnsi="David" w:cs="David"/>
        </w:rPr>
        <w:t xml:space="preserve"> - with better performance than a human being (Figure 2)</w:t>
      </w:r>
      <w:r w:rsidR="00DD7B21" w:rsidRPr="00C60D93">
        <w:rPr>
          <w:rFonts w:ascii="David" w:hAnsi="David" w:cs="David"/>
          <w:rtl/>
        </w:rPr>
        <w:t xml:space="preserve"> </w:t>
      </w:r>
    </w:p>
    <w:p w14:paraId="58BE0239" w14:textId="361B9C4F" w:rsidR="00B41D20" w:rsidRPr="00C60D93" w:rsidRDefault="00F81FB4" w:rsidP="009377EA">
      <w:pPr>
        <w:pStyle w:val="ListParagraph"/>
        <w:keepNext/>
        <w:bidi w:val="0"/>
        <w:ind w:left="26" w:right="206"/>
        <w:rPr>
          <w:rFonts w:ascii="David" w:hAnsi="David" w:cs="David"/>
          <w:rtl/>
        </w:rPr>
      </w:pPr>
      <w:r w:rsidRPr="00C60D93">
        <w:rPr>
          <w:rFonts w:ascii="David" w:hAnsi="David" w:cs="David"/>
          <w:noProof/>
          <w:rtl/>
        </w:rPr>
        <mc:AlternateContent>
          <mc:Choice Requires="wpg">
            <w:drawing>
              <wp:anchor distT="0" distB="0" distL="114300" distR="114300" simplePos="0" relativeHeight="251673600" behindDoc="1" locked="0" layoutInCell="1" allowOverlap="1" wp14:anchorId="76C6CBA7" wp14:editId="5FCD0C02">
                <wp:simplePos x="0" y="0"/>
                <wp:positionH relativeFrom="column">
                  <wp:posOffset>2470150</wp:posOffset>
                </wp:positionH>
                <wp:positionV relativeFrom="paragraph">
                  <wp:posOffset>254000</wp:posOffset>
                </wp:positionV>
                <wp:extent cx="2770505" cy="2184400"/>
                <wp:effectExtent l="0" t="0" r="0" b="6350"/>
                <wp:wrapTight wrapText="bothSides">
                  <wp:wrapPolygon edited="0">
                    <wp:start x="0" y="0"/>
                    <wp:lineTo x="0" y="16953"/>
                    <wp:lineTo x="149" y="21474"/>
                    <wp:lineTo x="21387" y="21474"/>
                    <wp:lineTo x="21387" y="0"/>
                    <wp:lineTo x="0" y="0"/>
                  </wp:wrapPolygon>
                </wp:wrapTight>
                <wp:docPr id="2054" name="Group 2054"/>
                <wp:cNvGraphicFramePr/>
                <a:graphic xmlns:a="http://schemas.openxmlformats.org/drawingml/2006/main">
                  <a:graphicData uri="http://schemas.microsoft.com/office/word/2010/wordprocessingGroup">
                    <wpg:wgp>
                      <wpg:cNvGrpSpPr/>
                      <wpg:grpSpPr>
                        <a:xfrm>
                          <a:off x="0" y="0"/>
                          <a:ext cx="2770505" cy="2184400"/>
                          <a:chOff x="0" y="0"/>
                          <a:chExt cx="2498693" cy="1844336"/>
                        </a:xfrm>
                      </wpg:grpSpPr>
                      <wps:wsp>
                        <wps:cNvPr id="2053" name="Text Box 2053"/>
                        <wps:cNvSpPr txBox="1"/>
                        <wps:spPr>
                          <a:xfrm>
                            <a:off x="54578" y="1446550"/>
                            <a:ext cx="2444115" cy="397786"/>
                          </a:xfrm>
                          <a:prstGeom prst="rect">
                            <a:avLst/>
                          </a:prstGeom>
                          <a:solidFill>
                            <a:prstClr val="white"/>
                          </a:solidFill>
                          <a:ln>
                            <a:noFill/>
                          </a:ln>
                        </wps:spPr>
                        <wps:txbx>
                          <w:txbxContent>
                            <w:p w14:paraId="0D8D9BCD" w14:textId="451F35EF" w:rsidR="00F81FB4" w:rsidRPr="00C66217" w:rsidRDefault="00F81FB4" w:rsidP="005E438C">
                              <w:pPr>
                                <w:pStyle w:val="Caption"/>
                                <w:bidi w:val="0"/>
                                <w:spacing w:after="0"/>
                                <w:jc w:val="center"/>
                                <w:rPr>
                                  <w:rtl/>
                                </w:rPr>
                              </w:pPr>
                              <w:r>
                                <w:t>F</w:t>
                              </w:r>
                              <w:r>
                                <w:t>igure</w:t>
                              </w:r>
                              <w:r>
                                <w:t xml:space="preserve"> 1</w:t>
                              </w:r>
                            </w:p>
                            <w:p w14:paraId="7A6EC2FD" w14:textId="36AB3234" w:rsidR="0085487D" w:rsidRPr="005E438C" w:rsidRDefault="00F81FB4" w:rsidP="005E438C">
                              <w:pPr>
                                <w:bidi w:val="0"/>
                                <w:spacing w:after="0"/>
                                <w:rPr>
                                  <w:sz w:val="18"/>
                                  <w:szCs w:val="18"/>
                                </w:rPr>
                              </w:pPr>
                              <w:r w:rsidRPr="005E438C">
                                <w:rPr>
                                  <w:sz w:val="18"/>
                                  <w:szCs w:val="18"/>
                                </w:rPr>
                                <w:t>The percentage of error of deep learning networks and the number of layers in the network</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048" name="Picture 2048" descr="Image result for history of deep learning layers alexnet vg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14452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C6CBA7" id="Group 2054" o:spid="_x0000_s1026" style="position:absolute;left:0;text-align:left;margin-left:194.5pt;margin-top:20pt;width:218.15pt;height:172pt;z-index:-251642880;mso-width-relative:margin;mso-height-relative:margin" coordsize="24986,18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">
                <v:shapetype id="_x0000_t202" coordsize="21600,21600" o:spt="202" path="m,l,21600r21600,l21600,xe">
                  <v:stroke joinstyle="miter"/>
                  <v:path gradientshapeok="t" o:connecttype="rect"/>
                </v:shapetype>
                <v:shape id="Text Box 2053" o:spid="_x0000_s1027" type="#_x0000_t202" style="position:absolute;left:545;top:14465;width:24441;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" stroked="f">
                  <v:textbox inset="0,0,0,0">
                    <w:txbxContent>
                      <w:p w14:paraId="0D8D9BCD" w14:textId="451F35EF" w:rsidR="00F81FB4" w:rsidRPr="00C66217" w:rsidRDefault="00F81FB4" w:rsidP="005E438C">
                        <w:pPr>
                          <w:pStyle w:val="Caption"/>
                          <w:bidi w:val="0"/>
                          <w:spacing w:after="0"/>
                          <w:jc w:val="center"/>
                          <w:rPr>
                            <w:rtl/>
                          </w:rPr>
                        </w:pPr>
                        <w:r>
                          <w:t>F</w:t>
                        </w:r>
                        <w:r>
                          <w:t>igure</w:t>
                        </w:r>
                        <w:r>
                          <w:t xml:space="preserve"> 1</w:t>
                        </w:r>
                      </w:p>
                      <w:p w14:paraId="7A6EC2FD" w14:textId="36AB3234" w:rsidR="0085487D" w:rsidRPr="005E438C" w:rsidRDefault="00F81FB4" w:rsidP="005E438C">
                        <w:pPr>
                          <w:bidi w:val="0"/>
                          <w:spacing w:after="0"/>
                          <w:rPr>
                            <w:sz w:val="18"/>
                            <w:szCs w:val="18"/>
                          </w:rPr>
                        </w:pPr>
                        <w:r w:rsidRPr="005E438C">
                          <w:rPr>
                            <w:sz w:val="18"/>
                            <w:szCs w:val="18"/>
                          </w:rPr>
                          <w:t>The percentage of error of deep learning networks and the number of layers in the network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8" o:spid="_x0000_s1028" type="#_x0000_t75" alt="Image result for history of deep learning layers alexnet vgg" style="position:absolute;width:24517;height:1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">
                  <v:imagedata r:id="rId10" o:title="Image result for history of deep learning layers alexnet vgg"/>
                </v:shape>
                <w10:wrap type="tight"/>
              </v:group>
            </w:pict>
          </mc:Fallback>
        </mc:AlternateContent>
      </w:r>
      <w:commentRangeStart w:id="5"/>
      <w:r w:rsidR="00C66217" w:rsidRPr="00C60D93">
        <w:rPr>
          <w:rFonts w:ascii="David" w:hAnsi="David" w:cs="David"/>
          <w:noProof/>
          <w:rtl/>
        </w:rPr>
        <mc:AlternateContent>
          <mc:Choice Requires="wpg">
            <w:drawing>
              <wp:anchor distT="0" distB="0" distL="114300" distR="114300" simplePos="0" relativeHeight="251674624" behindDoc="1" locked="0" layoutInCell="1" allowOverlap="1" wp14:anchorId="4F876C3B" wp14:editId="6147A6F8">
                <wp:simplePos x="0" y="0"/>
                <wp:positionH relativeFrom="column">
                  <wp:posOffset>-344805</wp:posOffset>
                </wp:positionH>
                <wp:positionV relativeFrom="paragraph">
                  <wp:posOffset>254000</wp:posOffset>
                </wp:positionV>
                <wp:extent cx="2444750" cy="2501900"/>
                <wp:effectExtent l="0" t="0" r="0" b="0"/>
                <wp:wrapTight wrapText="bothSides">
                  <wp:wrapPolygon edited="0">
                    <wp:start x="0" y="0"/>
                    <wp:lineTo x="0" y="21381"/>
                    <wp:lineTo x="21376" y="21381"/>
                    <wp:lineTo x="21376" y="0"/>
                    <wp:lineTo x="0" y="0"/>
                  </wp:wrapPolygon>
                </wp:wrapTight>
                <wp:docPr id="2049" name="Group 2049"/>
                <wp:cNvGraphicFramePr/>
                <a:graphic xmlns:a="http://schemas.openxmlformats.org/drawingml/2006/main">
                  <a:graphicData uri="http://schemas.microsoft.com/office/word/2010/wordprocessingGroup">
                    <wpg:wgp>
                      <wpg:cNvGrpSpPr/>
                      <wpg:grpSpPr>
                        <a:xfrm>
                          <a:off x="0" y="0"/>
                          <a:ext cx="2444750" cy="2501900"/>
                          <a:chOff x="0" y="0"/>
                          <a:chExt cx="2444750" cy="2501910"/>
                        </a:xfrm>
                      </wpg:grpSpPr>
                      <pic:pic xmlns:pic="http://schemas.openxmlformats.org/drawingml/2006/picture">
                        <pic:nvPicPr>
                          <pic:cNvPr id="2051" name="Picture 2" descr="מאז 2015 – עם ביצועים יותר טובים משל בן אדם ">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a:extLst/>
                        </pic:spPr>
                      </pic:pic>
                      <wps:wsp>
                        <wps:cNvPr id="2052" name="Text Box 2052"/>
                        <wps:cNvSpPr txBox="1"/>
                        <wps:spPr>
                          <a:xfrm>
                            <a:off x="0" y="1753242"/>
                            <a:ext cx="2444750" cy="748668"/>
                          </a:xfrm>
                          <a:prstGeom prst="rect">
                            <a:avLst/>
                          </a:prstGeom>
                          <a:solidFill>
                            <a:prstClr val="white"/>
                          </a:solidFill>
                          <a:ln>
                            <a:noFill/>
                          </a:ln>
                        </wps:spPr>
                        <wps:txbx>
                          <w:txbxContent>
                            <w:p w14:paraId="4885A086" w14:textId="3784FBE0" w:rsidR="0085487D" w:rsidRPr="00C66217" w:rsidRDefault="00F81FB4" w:rsidP="009377EA">
                              <w:pPr>
                                <w:pStyle w:val="Caption"/>
                                <w:spacing w:after="0"/>
                                <w:jc w:val="center"/>
                              </w:pPr>
                              <w:r>
                                <w:t>Figure 2</w:t>
                              </w:r>
                            </w:p>
                            <w:p w14:paraId="65E4ED40" w14:textId="3AB510D7" w:rsidR="0085487D" w:rsidRPr="00CE28F0" w:rsidRDefault="00F81FB4" w:rsidP="005E438C">
                              <w:pPr>
                                <w:bidi w:val="0"/>
                                <w:spacing w:after="0"/>
                              </w:pPr>
                              <w:r w:rsidRPr="00F81FB4">
                                <w:rPr>
                                  <w:sz w:val="18"/>
                                  <w:szCs w:val="18"/>
                                </w:rPr>
                                <w:t>The percentage of error in learning networks is profound in relation to a person's performance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876C3B" id="Group 2049" o:spid="_x0000_s1029" style="position:absolute;left:0;text-align:left;margin-left:-27.15pt;margin-top:20pt;width:192.5pt;height:197pt;z-index:-251641856;mso-height-relative:margin" coordsize="24447,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">
                <v:shape id="Picture 2" o:spid="_x0000_s1030" type="#_x0000_t75" alt="מאז 2015 – עם ביצועים יותר טובים משל בן אדם " style="position:absolute;width:24447;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">
                  <v:imagedata r:id="rId12" o:title="מאז 2015 – עם ביצועים יותר טובים משל בן אדם "/>
                </v:shape>
                <v:shape id="Text Box 2052" o:spid="_x0000_s1031" type="#_x0000_t202" style="position:absolute;top:17532;width:24447;height: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" stroked="f">
                  <v:textbox inset="0,0,0,0">
                    <w:txbxContent>
                      <w:p w14:paraId="4885A086" w14:textId="3784FBE0" w:rsidR="0085487D" w:rsidRPr="00C66217" w:rsidRDefault="00F81FB4" w:rsidP="009377EA">
                        <w:pPr>
                          <w:pStyle w:val="Caption"/>
                          <w:spacing w:after="0"/>
                          <w:jc w:val="center"/>
                        </w:pPr>
                        <w:r>
                          <w:t>Figure 2</w:t>
                        </w:r>
                      </w:p>
                      <w:p w14:paraId="65E4ED40" w14:textId="3AB510D7" w:rsidR="0085487D" w:rsidRPr="00CE28F0" w:rsidRDefault="00F81FB4" w:rsidP="005E438C">
                        <w:pPr>
                          <w:bidi w:val="0"/>
                          <w:spacing w:after="0"/>
                        </w:pPr>
                        <w:r w:rsidRPr="00F81FB4">
                          <w:rPr>
                            <w:sz w:val="18"/>
                            <w:szCs w:val="18"/>
                          </w:rPr>
                          <w:t>The percentage of error in learning networks is profound in relation to a person's performance</w:t>
                        </w:r>
                      </w:p>
                    </w:txbxContent>
                  </v:textbox>
                </v:shape>
                <w10:wrap type="tight"/>
              </v:group>
            </w:pict>
          </mc:Fallback>
        </mc:AlternateContent>
      </w:r>
      <w:commentRangeEnd w:id="5"/>
      <w:r w:rsidR="00B41D20" w:rsidRPr="00C60D93">
        <w:rPr>
          <w:rFonts w:ascii="David" w:hAnsi="David" w:cs="David"/>
          <w:noProof/>
        </w:rPr>
        <w:t xml:space="preserve"> </w:t>
      </w:r>
    </w:p>
    <w:p w14:paraId="328F5913" w14:textId="7CF09F49" w:rsidR="00B41D20" w:rsidRPr="00C60D93" w:rsidRDefault="001410E6" w:rsidP="009377EA">
      <w:pPr>
        <w:pStyle w:val="Caption"/>
        <w:bidi w:val="0"/>
        <w:jc w:val="center"/>
        <w:rPr>
          <w:rFonts w:ascii="David" w:eastAsiaTheme="majorEastAsia" w:hAnsi="David" w:cs="David"/>
          <w:color w:val="2F5496" w:themeColor="accent1" w:themeShade="BF"/>
          <w:sz w:val="26"/>
          <w:szCs w:val="26"/>
          <w:rtl/>
        </w:rPr>
      </w:pPr>
      <w:commentRangeStart w:id="6"/>
      <w:r>
        <w:rPr>
          <w:rStyle w:val="CommentReference"/>
          <w:i w:val="0"/>
          <w:iCs w:val="0"/>
          <w:color w:val="auto"/>
          <w:rtl/>
        </w:rPr>
        <w:commentReference w:id="5"/>
      </w:r>
      <w:commentRangeEnd w:id="6"/>
      <w:r w:rsidR="00691820">
        <w:rPr>
          <w:rStyle w:val="CommentReference"/>
          <w:i w:val="0"/>
          <w:iCs w:val="0"/>
          <w:color w:val="auto"/>
          <w:rtl/>
        </w:rPr>
        <w:commentReference w:id="6"/>
      </w:r>
    </w:p>
    <w:p w14:paraId="2C177387" w14:textId="4A5B08AD" w:rsidR="00D53A7C" w:rsidRPr="0097573D" w:rsidRDefault="00D53A7C" w:rsidP="009377EA">
      <w:pPr>
        <w:bidi w:val="0"/>
        <w:rPr>
          <w:rFonts w:ascii="David" w:eastAsiaTheme="majorEastAsia" w:hAnsi="David" w:cs="David"/>
          <w:i/>
          <w:iCs/>
          <w:color w:val="2F5496" w:themeColor="accent1" w:themeShade="BF"/>
          <w:sz w:val="26"/>
          <w:szCs w:val="26"/>
          <w:rtl/>
        </w:rPr>
      </w:pPr>
    </w:p>
    <w:p w14:paraId="279CA4ED" w14:textId="7FB42780" w:rsidR="00DD7B21" w:rsidRDefault="00DD7B21" w:rsidP="009377EA">
      <w:pPr>
        <w:pStyle w:val="Heading2"/>
        <w:bidi w:val="0"/>
        <w:spacing w:before="0"/>
        <w:ind w:left="26" w:right="206"/>
        <w:rPr>
          <w:rFonts w:ascii="David" w:hAnsi="David" w:cs="David"/>
        </w:rPr>
      </w:pPr>
      <w:bookmarkStart w:id="7" w:name="_Toc532554268"/>
      <w:r w:rsidRPr="00C60D93">
        <w:rPr>
          <w:rFonts w:ascii="David" w:hAnsi="David" w:cs="David"/>
        </w:rPr>
        <w:t>VQA</w:t>
      </w:r>
      <w:r w:rsidR="00503DDF" w:rsidRPr="0097573D">
        <w:rPr>
          <w:rFonts w:ascii="David" w:hAnsi="David" w:cs="David"/>
        </w:rPr>
        <w:t xml:space="preserve"> - Visual Question Answering</w:t>
      </w:r>
      <w:bookmarkEnd w:id="7"/>
    </w:p>
    <w:p w14:paraId="4F80150B" w14:textId="77777777" w:rsidR="00067BC5" w:rsidRPr="00116102" w:rsidRDefault="00067BC5" w:rsidP="009377EA">
      <w:pPr>
        <w:bidi w:val="0"/>
      </w:pPr>
    </w:p>
    <w:p w14:paraId="4E0FC1A1" w14:textId="6CA6A1BC" w:rsidR="004A6899" w:rsidRDefault="004A6899" w:rsidP="009377EA">
      <w:pPr>
        <w:pStyle w:val="ListParagraph"/>
        <w:bidi w:val="0"/>
        <w:ind w:left="26" w:right="206"/>
        <w:rPr>
          <w:rFonts w:ascii="David" w:hAnsi="David" w:cs="David"/>
          <w:rtl/>
        </w:rPr>
      </w:pPr>
      <w:r>
        <w:rPr>
          <w:rFonts w:ascii="David" w:hAnsi="David" w:cs="David" w:hint="cs"/>
        </w:rPr>
        <w:t>T</w:t>
      </w:r>
      <w:r>
        <w:rPr>
          <w:rFonts w:ascii="David" w:hAnsi="David" w:cs="David"/>
        </w:rPr>
        <w:t>he evolvement of Deep Learning, technology – and G</w:t>
      </w:r>
      <w:r>
        <w:rPr>
          <w:rFonts w:ascii="David" w:hAnsi="David" w:cs="David"/>
        </w:rPr>
        <w:t xml:space="preserve">PUs in specific and data availability allowed learning of more raw </w:t>
      </w:r>
      <w:r>
        <w:rPr>
          <w:rFonts w:ascii="David" w:hAnsi="David" w:cs="David"/>
        </w:rPr>
        <w:t>and complex data such as natural languages and raw images. That is – that the image itself is the input and features extracted from the image.</w:t>
      </w:r>
      <w:r w:rsidRPr="0097573D" w:rsidDel="004A6899">
        <w:rPr>
          <w:rFonts w:ascii="David" w:hAnsi="David" w:cs="David" w:hint="eastAsia"/>
          <w:rtl/>
        </w:rPr>
        <w:t xml:space="preserve"> </w:t>
      </w:r>
    </w:p>
    <w:p w14:paraId="4E9345F5" w14:textId="77777777" w:rsidR="004A6899" w:rsidRDefault="004A6899" w:rsidP="009377EA">
      <w:pPr>
        <w:pStyle w:val="ListParagraph"/>
        <w:bidi w:val="0"/>
        <w:ind w:left="26" w:right="206"/>
        <w:rPr>
          <w:rFonts w:ascii="David" w:hAnsi="David" w:cs="David"/>
        </w:rPr>
      </w:pPr>
    </w:p>
    <w:p w14:paraId="62EC7BBE" w14:textId="65BE3F67" w:rsidR="004A6899" w:rsidRDefault="004A6899" w:rsidP="009377EA">
      <w:pPr>
        <w:pStyle w:val="ListParagraph"/>
        <w:bidi w:val="0"/>
        <w:ind w:left="26" w:right="206"/>
        <w:rPr>
          <w:rFonts w:ascii="David" w:hAnsi="David" w:cs="David"/>
          <w:rtl/>
        </w:rPr>
      </w:pPr>
      <w:r>
        <w:rPr>
          <w:rFonts w:ascii="David" w:hAnsi="David" w:cs="David"/>
        </w:rPr>
        <w:t>V</w:t>
      </w:r>
      <w:r>
        <w:rPr>
          <w:rFonts w:ascii="David" w:hAnsi="David" w:cs="David"/>
        </w:rPr>
        <w:t>QA is a natural evolution of those two fields and combining the with synergy into a single system.</w:t>
      </w:r>
    </w:p>
    <w:p w14:paraId="2422DE16" w14:textId="2A486BC6" w:rsidR="004A6899" w:rsidRDefault="004A6899" w:rsidP="009377EA">
      <w:pPr>
        <w:pStyle w:val="ListParagraph"/>
        <w:bidi w:val="0"/>
        <w:ind w:left="26" w:right="206"/>
        <w:rPr>
          <w:rFonts w:ascii="David" w:hAnsi="David" w:cs="David"/>
        </w:rPr>
      </w:pPr>
    </w:p>
    <w:p w14:paraId="608A91C0" w14:textId="4F979737" w:rsidR="004A6899" w:rsidRDefault="004A6899" w:rsidP="009377EA">
      <w:pPr>
        <w:pStyle w:val="ListParagraph"/>
        <w:bidi w:val="0"/>
        <w:ind w:left="26" w:right="206"/>
        <w:rPr>
          <w:rFonts w:ascii="David" w:hAnsi="David" w:cs="David"/>
        </w:rPr>
      </w:pPr>
      <w:r w:rsidRPr="004A6899">
        <w:rPr>
          <w:rFonts w:ascii="David" w:hAnsi="David" w:cs="David"/>
        </w:rPr>
        <w:t>This field of study deals with the construction of software systems capable of answering questions, formulated in natural language, for a given picture.</w:t>
      </w:r>
    </w:p>
    <w:p w14:paraId="6FA0EF6E" w14:textId="0C0E4534" w:rsidR="004A6899" w:rsidRDefault="004A6899" w:rsidP="009377EA">
      <w:pPr>
        <w:pStyle w:val="ListParagraph"/>
        <w:bidi w:val="0"/>
        <w:ind w:left="26" w:right="206"/>
        <w:rPr>
          <w:rFonts w:ascii="David" w:hAnsi="David" w:cs="David"/>
        </w:rPr>
      </w:pPr>
    </w:p>
    <w:p w14:paraId="5082D2AF" w14:textId="7D028146" w:rsidR="00DD7B21" w:rsidRDefault="004A6899" w:rsidP="00CD20E9">
      <w:pPr>
        <w:pStyle w:val="ListParagraph"/>
        <w:bidi w:val="0"/>
        <w:ind w:left="26" w:right="206"/>
        <w:rPr>
          <w:rFonts w:ascii="David" w:hAnsi="David" w:cs="David"/>
        </w:rPr>
      </w:pPr>
      <w:r w:rsidRPr="004A6899">
        <w:rPr>
          <w:rFonts w:ascii="David" w:hAnsi="David" w:cs="David"/>
        </w:rPr>
        <w:t>The field is relatively new (in 2014, the first data</w:t>
      </w:r>
      <w:r>
        <w:rPr>
          <w:rFonts w:ascii="David" w:hAnsi="David" w:cs="David"/>
        </w:rPr>
        <w:t>set</w:t>
      </w:r>
      <w:r w:rsidRPr="004A6899">
        <w:rPr>
          <w:rFonts w:ascii="David" w:hAnsi="David" w:cs="David"/>
        </w:rPr>
        <w:t xml:space="preserve"> and article on the subject w</w:t>
      </w:r>
      <w:r>
        <w:rPr>
          <w:rFonts w:ascii="David" w:hAnsi="David" w:cs="David"/>
        </w:rPr>
        <w:t>ere</w:t>
      </w:r>
      <w:r w:rsidRPr="004A6899">
        <w:rPr>
          <w:rFonts w:ascii="David" w:hAnsi="David" w:cs="David"/>
        </w:rPr>
        <w:t xml:space="preserve"> published), and it still has </w:t>
      </w:r>
      <w:r>
        <w:rPr>
          <w:rFonts w:ascii="David" w:hAnsi="David" w:cs="David"/>
        </w:rPr>
        <w:t xml:space="preserve">much </w:t>
      </w:r>
      <w:r w:rsidRPr="004A6899">
        <w:rPr>
          <w:rFonts w:ascii="David" w:hAnsi="David" w:cs="David"/>
        </w:rPr>
        <w:t>room for research and progress</w:t>
      </w:r>
      <w:r>
        <w:rPr>
          <w:rFonts w:ascii="David" w:hAnsi="David" w:cs="David"/>
        </w:rPr>
        <w:t>.</w:t>
      </w:r>
    </w:p>
    <w:p w14:paraId="000B338A" w14:textId="48C4E3BD" w:rsidR="004A6899" w:rsidRDefault="004A6899" w:rsidP="009377EA">
      <w:pPr>
        <w:pStyle w:val="ListParagraph"/>
        <w:bidi w:val="0"/>
        <w:ind w:left="26" w:right="206"/>
        <w:rPr>
          <w:rFonts w:ascii="David" w:hAnsi="David" w:cs="David"/>
        </w:rPr>
      </w:pPr>
    </w:p>
    <w:p w14:paraId="4461A2C0" w14:textId="0D1B27AA" w:rsidR="004A6899" w:rsidRDefault="004A6899" w:rsidP="009377EA">
      <w:pPr>
        <w:pStyle w:val="ListParagraph"/>
        <w:bidi w:val="0"/>
        <w:ind w:left="26" w:right="206"/>
        <w:rPr>
          <w:rFonts w:ascii="David" w:hAnsi="David" w:cs="David"/>
        </w:rPr>
      </w:pPr>
      <w:r>
        <w:rPr>
          <w:rFonts w:ascii="David" w:hAnsi="David" w:cs="David"/>
        </w:rPr>
        <w:t>As for t</w:t>
      </w:r>
      <w:r w:rsidRPr="004A6899">
        <w:rPr>
          <w:rFonts w:ascii="David" w:hAnsi="David" w:cs="David"/>
        </w:rPr>
        <w:t>oday, the leading algorithms reach 70%</w:t>
      </w:r>
      <w:r w:rsidR="00F52692">
        <w:rPr>
          <w:rFonts w:ascii="David" w:hAnsi="David" w:cs="David"/>
        </w:rPr>
        <w:t xml:space="preserve"> </w:t>
      </w:r>
      <w:r w:rsidR="00F52692" w:rsidRPr="004A6899">
        <w:rPr>
          <w:rFonts w:ascii="David" w:hAnsi="David" w:cs="David"/>
        </w:rPr>
        <w:t xml:space="preserve">accuracy </w:t>
      </w:r>
      <w:r w:rsidR="00F52692">
        <w:rPr>
          <w:rFonts w:ascii="David" w:hAnsi="David" w:cs="David"/>
        </w:rPr>
        <w:t xml:space="preserve"> </w:t>
      </w:r>
      <w:r w:rsidR="00F52692">
        <w:rPr>
          <w:rFonts w:ascii="David" w:hAnsi="David" w:cs="David"/>
        </w:rPr>
        <w:fldChar w:fldCharType="begin" w:fldLock="1"/>
      </w:r>
      <w:r w:rsidR="00AA55BF">
        <w:rPr>
          <w:rFonts w:ascii="David" w:hAnsi="David" w:cs="David"/>
        </w:rPr>
        <w:instrText>ADDIN CSL_CITATION {"citationItems":[{"id":"ITEM-1","itemData":{"author":[{"dropping-particle":"","family":"Fukui","given":"Akira","non-dropping-particle":"","parse-names":false,"suffix":""},{"dropping-particle":"","family":"Park","given":"Dong Huk","non-dropping-particle":"","parse-names":false,"suffix":""},{"dropping-particle":"","family":"Yang","given":"Daylen","non-dropping-particle":"","parse-names":false,"suffix":""},{"dropping-particle":"","family":"Rohrbach","given":"Anna","non-dropping-particle":"","parse-names":false,"suffix":""},{"dropping-particle":"","family":"Darrell","given":"Trevor","non-dropping-particle":"","parse-names":false,"suffix":""},{"dropping-particle":"","family":"Rohrbach","given":"Marcus","non-dropping-particle":"","parse-names":false,"suffix":""}],"id":"ITEM-1","issued":{"date-parts":[["0"]]},"title":"for Visual Question Answering and Visual Grounding","type":"article-journal"},"uris":["http://www.mendeley.com/documents/?uuid=567c28f9-d905-4184-bcbc-fd62c7e61032"]}],"mendeley":{"formattedCitation":"(Fukui et al., n.d.)","plainTextFormattedCitation":"(Fukui et al., n.d.)","previouslyFormattedCitation":"(Fukui et al., n.d.)"},"properties":{"noteIndex":0},"schema":"https://github.com/citation-style-language/schema/raw/master/csl-citation.json"}</w:instrText>
      </w:r>
      <w:r w:rsidR="00F52692">
        <w:rPr>
          <w:rFonts w:ascii="David" w:hAnsi="David" w:cs="David"/>
        </w:rPr>
        <w:fldChar w:fldCharType="separate"/>
      </w:r>
      <w:r w:rsidR="00F52692" w:rsidRPr="00F52692">
        <w:rPr>
          <w:rFonts w:ascii="David" w:hAnsi="David" w:cs="David"/>
          <w:noProof/>
        </w:rPr>
        <w:t>(Fukui et al., n.d.)</w:t>
      </w:r>
      <w:r w:rsidR="00F52692">
        <w:rPr>
          <w:rFonts w:ascii="David" w:hAnsi="David" w:cs="David"/>
        </w:rPr>
        <w:fldChar w:fldCharType="end"/>
      </w:r>
      <w:r w:rsidRPr="004A6899">
        <w:rPr>
          <w:rFonts w:ascii="David" w:hAnsi="David" w:cs="David"/>
        </w:rPr>
        <w:t xml:space="preserve"> compared to 83% accuracy in humans - it should be noted that these </w:t>
      </w:r>
      <w:r w:rsidR="00F52692">
        <w:rPr>
          <w:rFonts w:ascii="David" w:hAnsi="David" w:cs="David"/>
        </w:rPr>
        <w:t xml:space="preserve">results </w:t>
      </w:r>
      <w:r w:rsidRPr="004A6899">
        <w:rPr>
          <w:rFonts w:ascii="David" w:hAnsi="David" w:cs="David"/>
        </w:rPr>
        <w:t xml:space="preserve">were </w:t>
      </w:r>
      <w:r w:rsidR="00F52692">
        <w:rPr>
          <w:rFonts w:ascii="David" w:hAnsi="David" w:cs="David"/>
        </w:rPr>
        <w:t>trained</w:t>
      </w:r>
      <w:r w:rsidRPr="004A6899">
        <w:rPr>
          <w:rFonts w:ascii="David" w:hAnsi="David" w:cs="David"/>
        </w:rPr>
        <w:t xml:space="preserve"> on a data</w:t>
      </w:r>
      <w:r w:rsidR="00F52692">
        <w:rPr>
          <w:rFonts w:ascii="David" w:hAnsi="David" w:cs="David"/>
        </w:rPr>
        <w:t>set</w:t>
      </w:r>
      <w:r w:rsidRPr="004A6899">
        <w:rPr>
          <w:rFonts w:ascii="David" w:hAnsi="David" w:cs="David"/>
        </w:rPr>
        <w:t xml:space="preserve"> of hundreds of thousands of images.</w:t>
      </w:r>
    </w:p>
    <w:p w14:paraId="2D0718E5" w14:textId="0452C80F" w:rsidR="00F52692" w:rsidRDefault="00F52692" w:rsidP="009377EA">
      <w:pPr>
        <w:pStyle w:val="ListParagraph"/>
        <w:bidi w:val="0"/>
        <w:ind w:left="26" w:right="206"/>
        <w:rPr>
          <w:rFonts w:ascii="David" w:hAnsi="David" w:cs="David"/>
        </w:rPr>
      </w:pPr>
    </w:p>
    <w:p w14:paraId="694DC51E" w14:textId="64265263" w:rsidR="00F52692" w:rsidRPr="0097573D" w:rsidRDefault="00F52692" w:rsidP="009377EA">
      <w:pPr>
        <w:pStyle w:val="ListParagraph"/>
        <w:bidi w:val="0"/>
        <w:ind w:left="26" w:right="206"/>
        <w:rPr>
          <w:rFonts w:ascii="David" w:hAnsi="David" w:cs="David"/>
        </w:rPr>
      </w:pPr>
      <w:r>
        <w:rPr>
          <w:rFonts w:ascii="David" w:hAnsi="David" w:cs="David"/>
        </w:rPr>
        <w:t>For Illustrating:</w:t>
      </w:r>
    </w:p>
    <w:p w14:paraId="5C834205" w14:textId="491F8DF1" w:rsidR="008612D1" w:rsidRDefault="00F52692" w:rsidP="00CD20E9">
      <w:pPr>
        <w:pStyle w:val="ListParagraph"/>
        <w:bidi w:val="0"/>
        <w:ind w:left="26" w:right="206"/>
        <w:rPr>
          <w:rFonts w:ascii="David" w:hAnsi="David" w:cs="David"/>
        </w:rPr>
      </w:pPr>
      <w:r>
        <w:rPr>
          <w:rFonts w:ascii="David" w:hAnsi="David" w:cs="David" w:hint="cs"/>
        </w:rPr>
        <w:t>G</w:t>
      </w:r>
      <w:r>
        <w:rPr>
          <w:rFonts w:ascii="David" w:hAnsi="David" w:cs="David"/>
        </w:rPr>
        <w:t>iven an Image and an answer</w:t>
      </w:r>
      <w:r>
        <w:rPr>
          <w:rFonts w:ascii="David" w:hAnsi="David" w:cs="David"/>
        </w:rPr>
        <w:t>, the VQA system should supply an answer in the context of the question and the answer.</w:t>
      </w:r>
    </w:p>
    <w:p w14:paraId="763E9FC1" w14:textId="77777777" w:rsidR="00F52692" w:rsidRPr="00C60D93" w:rsidRDefault="00F52692" w:rsidP="009377EA">
      <w:pPr>
        <w:pStyle w:val="ListParagraph"/>
        <w:bidi w:val="0"/>
        <w:ind w:left="26" w:right="206"/>
        <w:rPr>
          <w:rFonts w:ascii="David" w:hAnsi="David" w:cs="David"/>
          <w:rtl/>
        </w:rPr>
      </w:pPr>
    </w:p>
    <w:p w14:paraId="14248C2E" w14:textId="5B839829" w:rsidR="008612D1" w:rsidRDefault="008612D1" w:rsidP="009377EA">
      <w:pPr>
        <w:pStyle w:val="ListParagraph"/>
        <w:bidi w:val="0"/>
        <w:ind w:left="26" w:right="206"/>
        <w:jc w:val="center"/>
        <w:rPr>
          <w:rFonts w:ascii="David" w:hAnsi="David" w:cs="David"/>
          <w:rtl/>
        </w:rPr>
      </w:pPr>
      <w:r w:rsidRPr="00C60D93">
        <w:rPr>
          <w:rFonts w:ascii="David" w:hAnsi="David" w:cs="David"/>
          <w:noProof/>
        </w:rPr>
        <mc:AlternateContent>
          <mc:Choice Requires="wpg">
            <w:drawing>
              <wp:inline distT="0" distB="0" distL="0" distR="0" wp14:anchorId="624462D9" wp14:editId="0B017F77">
                <wp:extent cx="2165350" cy="989689"/>
                <wp:effectExtent l="0" t="0" r="6350" b="1270"/>
                <wp:docPr id="11" name="Group 10">
                  <a:extLst xmlns:a="http://schemas.openxmlformats.org/drawingml/2006/main">
                    <a:ext uri="{FF2B5EF4-FFF2-40B4-BE49-F238E27FC236}">
                      <a16:creationId xmlns:a16="http://schemas.microsoft.com/office/drawing/2014/main" id="{441C62BD-F742-4815-9BEF-0C7F9213BD3C}"/>
                    </a:ext>
                  </a:extLst>
                </wp:docPr>
                <wp:cNvGraphicFramePr/>
                <a:graphic xmlns:a="http://schemas.openxmlformats.org/drawingml/2006/main">
                  <a:graphicData uri="http://schemas.microsoft.com/office/word/2010/wordprocessingGroup">
                    <wpg:wgp>
                      <wpg:cNvGrpSpPr/>
                      <wpg:grpSpPr>
                        <a:xfrm>
                          <a:off x="0" y="0"/>
                          <a:ext cx="2165350" cy="989689"/>
                          <a:chOff x="0" y="0"/>
                          <a:chExt cx="3927438" cy="1429908"/>
                        </a:xfrm>
                      </wpg:grpSpPr>
                      <pic:pic xmlns:pic="http://schemas.openxmlformats.org/drawingml/2006/picture">
                        <pic:nvPicPr>
                          <pic:cNvPr id="2" name="Picture 2" descr="Visual QA">
                            <a:extLst>
                              <a:ext uri="{FF2B5EF4-FFF2-40B4-BE49-F238E27FC236}">
                                <a16:creationId xmlns:a16="http://schemas.microsoft.com/office/drawing/2014/main" id="{0BBB9D5E-5DE2-4F63-BBC6-088D0F9F665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7438" cy="1429908"/>
                          </a:xfrm>
                          <a:prstGeom prst="rect">
                            <a:avLst/>
                          </a:prstGeom>
                          <a:noFill/>
                          <a:ln>
                            <a:noFill/>
                          </a:ln>
                        </pic:spPr>
                      </pic:pic>
                      <wps:wsp>
                        <wps:cNvPr id="3" name="Rectangle 3">
                          <a:extLst>
                            <a:ext uri="{FF2B5EF4-FFF2-40B4-BE49-F238E27FC236}">
                              <a16:creationId xmlns:a16="http://schemas.microsoft.com/office/drawing/2014/main" id="{C7B07B51-9830-41F9-AA5E-7B16E947470E}"/>
                            </a:ext>
                          </a:extLst>
                        </wps:cNvPr>
                        <wps:cNvSpPr/>
                        <wps:spPr>
                          <a:xfrm>
                            <a:off x="1937277" y="668056"/>
                            <a:ext cx="860611" cy="3137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ACA40E" w14:textId="77777777" w:rsidR="0085487D" w:rsidRPr="008612D1" w:rsidRDefault="0085487D"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wps:txbx>
                        <wps:bodyPr rtlCol="1" anchor="ctr"/>
                      </wps:wsp>
                    </wpg:wgp>
                  </a:graphicData>
                </a:graphic>
              </wp:inline>
            </w:drawing>
          </mc:Choice>
          <mc:Fallback>
            <w:pict>
              <v:group w14:anchorId="624462D9" id="Group 10" o:spid="_x0000_s1032" style="width:170.5pt;height:77.95pt;mso-position-horizontal-relative:char;mso-position-vertical-relative:line" coordsize="39274,1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">
                <v:shape id="Picture 2" o:spid="_x0000_s1033" type="#_x0000_t75" alt="Visual QA" style="position:absolute;width:39274;height:1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">
                  <v:imagedata r:id="rId17" o:title="Visual QA"/>
                </v:shape>
                <v:rect id="Rectangle 3" o:spid="_x0000_s1034" style="position:absolute;left:19372;top:6680;width:8606;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mxAAAANoAAAAPAAAAZHJzL2Rvd25yZXYueG1sRI9Ba8JA&#10;FITvBf/D8oReim7aQ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C22vebEAAAA2gAAAA8A&#10;AAAAAAAAAAAAAAAABwIAAGRycy9kb3ducmV2LnhtbFBLBQYAAAAAAwADALcAAAD4AgAAAAA=&#10;" fillcolor="black [3200]" strokecolor="black [1600]" strokeweight="1pt">
                  <v:textbox>
                    <w:txbxContent>
                      <w:p w14:paraId="13ACA40E" w14:textId="77777777" w:rsidR="0085487D" w:rsidRPr="008612D1" w:rsidRDefault="0085487D"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v:textbox>
                </v:rect>
                <w10:wrap anchorx="page"/>
                <w10:anchorlock/>
              </v:group>
            </w:pict>
          </mc:Fallback>
        </mc:AlternateContent>
      </w:r>
    </w:p>
    <w:p w14:paraId="09B4AA37" w14:textId="77777777" w:rsidR="00F52692" w:rsidRDefault="00F52692" w:rsidP="00CD20E9">
      <w:pPr>
        <w:pStyle w:val="ListParagraph"/>
        <w:bidi w:val="0"/>
        <w:ind w:left="26" w:right="206"/>
        <w:rPr>
          <w:rFonts w:ascii="David" w:hAnsi="David" w:cs="David"/>
        </w:rPr>
      </w:pPr>
    </w:p>
    <w:p w14:paraId="62715035" w14:textId="3471B835" w:rsidR="00F52692" w:rsidRPr="00C60D93" w:rsidRDefault="00F52692" w:rsidP="009377EA">
      <w:pPr>
        <w:pStyle w:val="ListParagraph"/>
        <w:bidi w:val="0"/>
        <w:ind w:left="26" w:right="206"/>
        <w:rPr>
          <w:rFonts w:ascii="David" w:hAnsi="David" w:cs="David" w:hint="cs"/>
        </w:rPr>
      </w:pPr>
      <w:r>
        <w:rPr>
          <w:rFonts w:ascii="David" w:hAnsi="David" w:cs="David"/>
        </w:rPr>
        <w:t xml:space="preserve">In the dataset, </w:t>
      </w:r>
      <w:r>
        <w:rPr>
          <w:rFonts w:ascii="David" w:hAnsi="David" w:cs="David"/>
        </w:rPr>
        <w:t>an image can have multiple questions / answer.</w:t>
      </w:r>
    </w:p>
    <w:p w14:paraId="50A9E02F" w14:textId="7889CC82" w:rsidR="008612D1" w:rsidRPr="00CD20E9" w:rsidRDefault="008612D1" w:rsidP="009377EA">
      <w:pPr>
        <w:pStyle w:val="ListParagraph"/>
        <w:bidi w:val="0"/>
        <w:ind w:left="26" w:right="206"/>
        <w:rPr>
          <w:rFonts w:ascii="David" w:hAnsi="David" w:cs="David" w:hint="cs"/>
        </w:rPr>
      </w:pPr>
    </w:p>
    <w:p w14:paraId="68A96A9C" w14:textId="481AD4A6" w:rsidR="008612D1" w:rsidRPr="00C60D93" w:rsidRDefault="008612D1" w:rsidP="009377EA">
      <w:pPr>
        <w:pStyle w:val="ListParagraph"/>
        <w:bidi w:val="0"/>
        <w:ind w:left="26" w:right="206"/>
        <w:jc w:val="center"/>
        <w:rPr>
          <w:rFonts w:ascii="David" w:hAnsi="David" w:cs="David"/>
          <w:rtl/>
        </w:rPr>
      </w:pPr>
      <w:r w:rsidRPr="00C60D93">
        <w:rPr>
          <w:rFonts w:ascii="David" w:hAnsi="David" w:cs="David"/>
          <w:noProof/>
        </w:rPr>
        <w:drawing>
          <wp:inline distT="0" distB="0" distL="0" distR="0" wp14:anchorId="485CC2CA" wp14:editId="53839EF8">
            <wp:extent cx="1473200" cy="1147644"/>
            <wp:effectExtent l="0" t="0" r="0" b="0"/>
            <wp:docPr id="16" name="Picture 6" descr="Figure 1. An example of free-form, open-ended question of the VQA task requiring common sense knowledge along with a visual understanding of the scene to answer questions.">
              <a:extLst xmlns:a="http://schemas.openxmlformats.org/drawingml/2006/main">
                <a:ext uri="{FF2B5EF4-FFF2-40B4-BE49-F238E27FC236}">
                  <a16:creationId xmlns:a16="http://schemas.microsoft.com/office/drawing/2014/main" id="{AD3B6A06-27CD-4737-A62C-2EDD51F40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igure 1. An example of free-form, open-ended question of the VQA task requiring common sense knowledge along with a visual understanding of the scene to answer questions.">
                      <a:extLst>
                        <a:ext uri="{FF2B5EF4-FFF2-40B4-BE49-F238E27FC236}">
                          <a16:creationId xmlns:a16="http://schemas.microsoft.com/office/drawing/2014/main" id="{AD3B6A06-27CD-4737-A62C-2EDD51F4050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7590" cy="1166644"/>
                    </a:xfrm>
                    <a:prstGeom prst="rect">
                      <a:avLst/>
                    </a:prstGeom>
                    <a:noFill/>
                    <a:extLst/>
                  </pic:spPr>
                </pic:pic>
              </a:graphicData>
            </a:graphic>
          </wp:inline>
        </w:drawing>
      </w:r>
    </w:p>
    <w:p w14:paraId="7C7FC5ED" w14:textId="77777777" w:rsidR="008612D1" w:rsidRPr="00C60D93" w:rsidRDefault="008612D1" w:rsidP="009377EA">
      <w:pPr>
        <w:pStyle w:val="ListParagraph"/>
        <w:bidi w:val="0"/>
        <w:ind w:left="26" w:right="206"/>
        <w:rPr>
          <w:rFonts w:ascii="David" w:hAnsi="David" w:cs="David"/>
          <w:rtl/>
        </w:rPr>
      </w:pPr>
    </w:p>
    <w:p w14:paraId="0A5D40F4" w14:textId="42813B06" w:rsidR="00DD6130" w:rsidRPr="0097573D" w:rsidRDefault="00DD6130" w:rsidP="009377EA">
      <w:pPr>
        <w:bidi w:val="0"/>
        <w:rPr>
          <w:rFonts w:ascii="David" w:eastAsiaTheme="majorEastAsia" w:hAnsi="David" w:cs="David"/>
          <w:color w:val="2F5496" w:themeColor="accent1" w:themeShade="BF"/>
          <w:sz w:val="26"/>
          <w:szCs w:val="26"/>
          <w:rtl/>
        </w:rPr>
      </w:pPr>
      <w:r w:rsidRPr="0097573D">
        <w:rPr>
          <w:rFonts w:ascii="David" w:hAnsi="David" w:cs="David"/>
          <w:rtl/>
        </w:rPr>
        <w:br w:type="page"/>
      </w:r>
    </w:p>
    <w:p w14:paraId="1BC2C5BE" w14:textId="3E9D9DC2" w:rsidR="00DD6130" w:rsidRPr="0097573D" w:rsidRDefault="00344F67" w:rsidP="009377EA">
      <w:pPr>
        <w:pStyle w:val="Heading1"/>
        <w:bidi w:val="0"/>
        <w:spacing w:before="0"/>
        <w:ind w:left="206" w:right="206" w:hanging="180"/>
        <w:rPr>
          <w:rFonts w:ascii="David" w:hAnsi="David" w:cs="David"/>
        </w:rPr>
      </w:pPr>
      <w:bookmarkStart w:id="8" w:name="_Toc532554269"/>
      <w:r>
        <w:rPr>
          <w:rFonts w:ascii="David" w:hAnsi="David" w:cs="David" w:hint="cs"/>
        </w:rPr>
        <w:lastRenderedPageBreak/>
        <w:t>T</w:t>
      </w:r>
      <w:r>
        <w:rPr>
          <w:rFonts w:ascii="David" w:hAnsi="David" w:cs="David"/>
        </w:rPr>
        <w:t>he Challenge</w:t>
      </w:r>
      <w:bookmarkEnd w:id="8"/>
    </w:p>
    <w:p w14:paraId="1FA86667" w14:textId="77777777" w:rsidR="00DD6130" w:rsidRPr="00116102" w:rsidRDefault="00DD6130" w:rsidP="009377EA">
      <w:pPr>
        <w:bidi w:val="0"/>
        <w:rPr>
          <w:rFonts w:ascii="David" w:hAnsi="David" w:cs="David"/>
          <w:rtl/>
        </w:rPr>
      </w:pPr>
    </w:p>
    <w:p w14:paraId="193E7D62" w14:textId="14D6AAA5" w:rsidR="00231A3E" w:rsidRPr="00C60D93" w:rsidRDefault="00231A3E" w:rsidP="009377EA">
      <w:pPr>
        <w:pStyle w:val="Heading2"/>
        <w:bidi w:val="0"/>
        <w:spacing w:before="0"/>
        <w:ind w:left="26" w:right="206"/>
        <w:rPr>
          <w:rFonts w:ascii="David" w:hAnsi="David" w:cs="David"/>
          <w:rtl/>
        </w:rPr>
      </w:pPr>
      <w:bookmarkStart w:id="9" w:name="_Toc532554270"/>
      <w:r w:rsidRPr="00C60D93">
        <w:rPr>
          <w:rFonts w:ascii="David" w:hAnsi="David" w:cs="David"/>
        </w:rPr>
        <w:t>VQA-Med</w:t>
      </w:r>
      <w:bookmarkEnd w:id="9"/>
    </w:p>
    <w:p w14:paraId="29068439" w14:textId="4E581B9C" w:rsidR="008612D1" w:rsidRPr="00C60D93" w:rsidRDefault="008612D1" w:rsidP="009377EA">
      <w:pPr>
        <w:bidi w:val="0"/>
        <w:ind w:left="26" w:right="206"/>
        <w:rPr>
          <w:rFonts w:ascii="David" w:eastAsiaTheme="majorEastAsia" w:hAnsi="David" w:cs="David"/>
          <w:color w:val="2F5496" w:themeColor="accent1" w:themeShade="BF"/>
          <w:sz w:val="26"/>
          <w:szCs w:val="26"/>
          <w:rtl/>
        </w:rPr>
      </w:pPr>
    </w:p>
    <w:p w14:paraId="3572E9C6" w14:textId="4762356E" w:rsidR="00231A3E" w:rsidRPr="00C60D93" w:rsidRDefault="00231A3E" w:rsidP="009377EA">
      <w:pPr>
        <w:bidi w:val="0"/>
        <w:ind w:left="206" w:right="206" w:hanging="180"/>
        <w:rPr>
          <w:rFonts w:ascii="David" w:hAnsi="David" w:cs="David"/>
          <w:rtl/>
        </w:rPr>
      </w:pPr>
      <w:r w:rsidRPr="00C60D93">
        <w:rPr>
          <w:rFonts w:ascii="David" w:hAnsi="David" w:cs="David"/>
          <w:noProof/>
        </w:rPr>
        <mc:AlternateContent>
          <mc:Choice Requires="wpg">
            <w:drawing>
              <wp:inline distT="0" distB="0" distL="0" distR="0" wp14:anchorId="1DA89CB9" wp14:editId="7B766668">
                <wp:extent cx="5546169" cy="1435100"/>
                <wp:effectExtent l="0" t="0" r="16510" b="12700"/>
                <wp:docPr id="4" name="Group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46169" cy="1435100"/>
                          <a:chOff x="0" y="0"/>
                          <a:chExt cx="8168402" cy="3104035"/>
                        </a:xfrm>
                      </wpg:grpSpPr>
                      <pic:pic xmlns:pic="http://schemas.openxmlformats.org/drawingml/2006/picture">
                        <pic:nvPicPr>
                          <pic:cNvPr id="5" name="Picture 5" descr="A picture containing indoor&#10;&#10;Description generated with very high confidence">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8" y="0"/>
                            <a:ext cx="1867786" cy="1808639"/>
                          </a:xfrm>
                          <a:prstGeom prst="rect">
                            <a:avLst/>
                          </a:prstGeom>
                        </pic:spPr>
                      </pic:pic>
                      <wps:wsp>
                        <wps:cNvPr id="6" name="TextBox 16">
                          <a:extLst/>
                        </wps:cNvPr>
                        <wps:cNvSpPr txBox="1"/>
                        <wps:spPr>
                          <a:xfrm>
                            <a:off x="0" y="1913060"/>
                            <a:ext cx="1867535" cy="1190975"/>
                          </a:xfrm>
                          <a:prstGeom prst="rect">
                            <a:avLst/>
                          </a:prstGeom>
                        </wps:spPr>
                        <wps:style>
                          <a:lnRef idx="2">
                            <a:schemeClr val="dk1"/>
                          </a:lnRef>
                          <a:fillRef idx="1">
                            <a:schemeClr val="lt1"/>
                          </a:fillRef>
                          <a:effectRef idx="0">
                            <a:schemeClr val="dk1"/>
                          </a:effectRef>
                          <a:fontRef idx="minor">
                            <a:schemeClr val="dk1"/>
                          </a:fontRef>
                        </wps:style>
                        <wps:txbx>
                          <w:txbxContent>
                            <w:p w14:paraId="657F6514" w14:textId="77777777"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wps:txbx>
                        <wps:bodyPr wrap="square" rtlCol="1">
                          <a:noAutofit/>
                        </wps:bodyPr>
                      </wps:wsp>
                      <wps:wsp>
                        <wps:cNvPr id="7" name="Straight Arrow Connector 7">
                          <a:extLst/>
                        </wps:cNvPr>
                        <wps:cNvCnPr/>
                        <wps:spPr>
                          <a:xfrm>
                            <a:off x="1907003" y="712632"/>
                            <a:ext cx="714895" cy="72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a:extLst/>
                        </wps:cNvPr>
                        <wps:cNvCnPr>
                          <a:cxnSpLocks/>
                        </wps:cNvCnPr>
                        <wps:spPr>
                          <a:xfrm flipV="1">
                            <a:off x="1907003" y="1435006"/>
                            <a:ext cx="714895" cy="745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Rounded Corners 9">
                          <a:extLst/>
                        </wps:cNvPr>
                        <wps:cNvSpPr/>
                        <wps:spPr>
                          <a:xfrm>
                            <a:off x="2678185" y="1152823"/>
                            <a:ext cx="1567751" cy="85243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4FBCFD4" w14:textId="77777777" w:rsidR="0085487D" w:rsidRPr="008612D1" w:rsidRDefault="0085487D"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wps:txbx>
                        <wps:bodyPr rtlCol="1" anchor="ctr"/>
                      </wps:wsp>
                      <wps:wsp>
                        <wps:cNvPr id="10" name="Straight Arrow Connector 10">
                          <a:extLst/>
                        </wps:cNvPr>
                        <wps:cNvCnPr>
                          <a:cxnSpLocks/>
                        </wps:cNvCnPr>
                        <wps:spPr>
                          <a:xfrm>
                            <a:off x="4135658" y="1429690"/>
                            <a:ext cx="7962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Box 32">
                          <a:extLst/>
                        </wps:cNvPr>
                        <wps:cNvSpPr txBox="1"/>
                        <wps:spPr>
                          <a:xfrm>
                            <a:off x="4985148" y="1172294"/>
                            <a:ext cx="3183254" cy="1162600"/>
                          </a:xfrm>
                          <a:prstGeom prst="rect">
                            <a:avLst/>
                          </a:prstGeom>
                        </wps:spPr>
                        <wps:style>
                          <a:lnRef idx="2">
                            <a:schemeClr val="dk1"/>
                          </a:lnRef>
                          <a:fillRef idx="1">
                            <a:schemeClr val="lt1"/>
                          </a:fillRef>
                          <a:effectRef idx="0">
                            <a:schemeClr val="dk1"/>
                          </a:effectRef>
                          <a:fontRef idx="minor">
                            <a:schemeClr val="dk1"/>
                          </a:fontRef>
                        </wps:style>
                        <wps:txbx>
                          <w:txbxContent>
                            <w:p w14:paraId="4210EEAA" w14:textId="30247806"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wps:txbx>
                        <wps:bodyPr wrap="square" rtlCol="1">
                          <a:noAutofit/>
                        </wps:bodyPr>
                      </wps:wsp>
                    </wpg:wgp>
                  </a:graphicData>
                </a:graphic>
              </wp:inline>
            </w:drawing>
          </mc:Choice>
          <mc:Fallback>
            <w:pict>
              <v:group w14:anchorId="1DA89CB9" id="Group 33" o:spid="_x0000_s1035" style="width:436.7pt;height:113pt;mso-position-horizontal-relative:char;mso-position-vertical-relative:line" coordsize="81684,31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">
                <v:shape id="Picture 5" o:spid="_x0000_s1036" type="#_x0000_t75" alt="A picture containing indoor&#10;&#10;Description generated with very high confidence" style="position:absolute;left:73;width:18678;height:1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">
                  <v:imagedata r:id="rId20" o:title="A picture containing indoor&#10;&#10;Description generated with very high confidence"/>
                </v:shape>
                <v:shape id="TextBox 16" o:spid="_x0000_s1037" type="#_x0000_t202" style="position:absolute;top:19130;width:18675;height:1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14:paraId="657F6514" w14:textId="77777777"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v:textbox>
                </v:shape>
                <v:shapetype id="_x0000_t32" coordsize="21600,21600" o:spt="32" o:oned="t" path="m,l21600,21600e" filled="f">
                  <v:path arrowok="t" fillok="f" o:connecttype="none"/>
                  <o:lock v:ext="edit" shapetype="t"/>
                </v:shapetype>
                <v:shape id="Straight Arrow Connector 7" o:spid="_x0000_s1038" type="#_x0000_t32" style="position:absolute;left:19070;top:7126;width:7148;height:7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472c4 [3204]" strokeweight=".5pt">
                  <v:stroke endarrow="block" joinstyle="miter"/>
                </v:shape>
                <v:shape id="Straight Arrow Connector 8" o:spid="_x0000_s1039" type="#_x0000_t32" style="position:absolute;left:19070;top:14350;width:7148;height:7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o:lock v:ext="edit" shapetype="f"/>
                </v:shape>
                <v:roundrect id="Rectangle: Rounded Corners 9" o:spid="_x0000_s1040" style="position:absolute;left:26781;top:11528;width:15678;height:8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" fillcolor="black [3200]" strokecolor="black [1600]" strokeweight="1pt">
                  <v:stroke joinstyle="miter"/>
                  <v:textbox>
                    <w:txbxContent>
                      <w:p w14:paraId="64FBCFD4" w14:textId="77777777" w:rsidR="0085487D" w:rsidRPr="008612D1" w:rsidRDefault="0085487D"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v:textbox>
                </v:roundrect>
                <v:shape id="Straight Arrow Connector 10" o:spid="_x0000_s1041" type="#_x0000_t32" style="position:absolute;left:41356;top:14296;width:7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o:lock v:ext="edit" shapetype="f"/>
                </v:shape>
                <v:shape id="TextBox 32" o:spid="_x0000_s1042" type="#_x0000_t202" style="position:absolute;left:49851;top:11722;width:31833;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" fillcolor="white [3201]" strokecolor="black [3200]" strokeweight="1pt">
                  <v:textbox>
                    <w:txbxContent>
                      <w:p w14:paraId="4210EEAA" w14:textId="30247806"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v:textbox>
                </v:shape>
                <w10:wrap anchorx="page"/>
                <w10:anchorlock/>
              </v:group>
            </w:pict>
          </mc:Fallback>
        </mc:AlternateContent>
      </w:r>
    </w:p>
    <w:p w14:paraId="3FC29907" w14:textId="5A9292C4" w:rsidR="00122561" w:rsidRDefault="00344F67" w:rsidP="00CD20E9">
      <w:pPr>
        <w:bidi w:val="0"/>
        <w:ind w:left="26" w:right="206"/>
        <w:rPr>
          <w:rFonts w:ascii="David" w:hAnsi="David" w:cs="David"/>
        </w:rPr>
      </w:pPr>
      <w:r>
        <w:rPr>
          <w:rFonts w:ascii="David" w:hAnsi="David" w:cs="David" w:hint="cs"/>
        </w:rPr>
        <w:t>A</w:t>
      </w:r>
      <w:r>
        <w:rPr>
          <w:rFonts w:ascii="David" w:hAnsi="David" w:cs="David"/>
        </w:rPr>
        <w:t xml:space="preserve"> s</w:t>
      </w:r>
      <w:r w:rsidR="009C553F">
        <w:rPr>
          <w:rFonts w:ascii="David" w:hAnsi="David" w:cs="David"/>
        </w:rPr>
        <w:t>oftware sys</w:t>
      </w:r>
      <w:r w:rsidR="009C553F">
        <w:rPr>
          <w:rFonts w:ascii="David" w:hAnsi="David" w:cs="David"/>
        </w:rPr>
        <w:t xml:space="preserve">tem that can understand the content of an image and describe it in </w:t>
      </w:r>
      <w:r w:rsidR="009C553F">
        <w:rPr>
          <w:rFonts w:ascii="David" w:hAnsi="David" w:cs="David"/>
        </w:rPr>
        <w:t xml:space="preserve">a </w:t>
      </w:r>
      <w:r w:rsidR="009C553F" w:rsidRPr="004A6899">
        <w:rPr>
          <w:rFonts w:ascii="David" w:hAnsi="David" w:cs="David"/>
        </w:rPr>
        <w:t>formulated natural language</w:t>
      </w:r>
      <w:r w:rsidR="009C553F">
        <w:rPr>
          <w:rFonts w:ascii="David" w:hAnsi="David" w:cs="David"/>
        </w:rPr>
        <w:t xml:space="preserve"> manner is a new exciting field of research that is getting increasing interest in the NLP and computer vision communities.</w:t>
      </w:r>
    </w:p>
    <w:p w14:paraId="7340C653" w14:textId="3A091AA8" w:rsidR="009C553F" w:rsidRDefault="009C553F" w:rsidP="009377EA">
      <w:pPr>
        <w:bidi w:val="0"/>
        <w:ind w:left="26" w:right="206"/>
        <w:rPr>
          <w:rFonts w:ascii="David" w:hAnsi="David" w:cs="David"/>
        </w:rPr>
      </w:pPr>
      <w:r>
        <w:rPr>
          <w:rFonts w:ascii="David" w:hAnsi="David" w:cs="David"/>
        </w:rPr>
        <w:t>Such a system can be highly beneficial and solve real world problems in more than one way:</w:t>
      </w:r>
    </w:p>
    <w:p w14:paraId="402CD884" w14:textId="4EF9A171" w:rsidR="009C553F" w:rsidRDefault="009C553F" w:rsidP="009377EA">
      <w:pPr>
        <w:pStyle w:val="ListParagraph"/>
        <w:numPr>
          <w:ilvl w:val="0"/>
          <w:numId w:val="35"/>
        </w:numPr>
        <w:bidi w:val="0"/>
        <w:ind w:right="206"/>
        <w:rPr>
          <w:rFonts w:ascii="David" w:hAnsi="David" w:cs="David"/>
        </w:rPr>
      </w:pPr>
      <w:r w:rsidRPr="009C553F">
        <w:rPr>
          <w:rFonts w:ascii="David" w:hAnsi="David" w:cs="David"/>
        </w:rPr>
        <w:t>As part of their work, many experts and researchers write reports on microscopic findings in medical images, and an automatic system that describes what is in the picture can significantly reduce the burden and release bottlenecks throughout the medical service process.</w:t>
      </w:r>
    </w:p>
    <w:p w14:paraId="59B345AA" w14:textId="30D9F248" w:rsidR="009C553F" w:rsidRDefault="009C553F" w:rsidP="009377EA">
      <w:pPr>
        <w:pStyle w:val="ListParagraph"/>
        <w:numPr>
          <w:ilvl w:val="0"/>
          <w:numId w:val="35"/>
        </w:numPr>
        <w:bidi w:val="0"/>
        <w:ind w:right="206"/>
        <w:rPr>
          <w:rFonts w:ascii="David" w:hAnsi="David" w:cs="David"/>
        </w:rPr>
      </w:pPr>
      <w:r>
        <w:rPr>
          <w:rFonts w:ascii="David" w:hAnsi="David" w:cs="David"/>
        </w:rPr>
        <w:t>These days</w:t>
      </w:r>
      <w:r w:rsidRPr="009C553F">
        <w:rPr>
          <w:rFonts w:ascii="David" w:hAnsi="David" w:cs="David"/>
        </w:rPr>
        <w:t xml:space="preserve">, in medical centers, there is a great deal of strain on doctors, a condition that may cause insufficient attention to </w:t>
      </w:r>
      <w:r>
        <w:rPr>
          <w:rFonts w:ascii="David" w:hAnsi="David" w:cs="David"/>
        </w:rPr>
        <w:t>medical</w:t>
      </w:r>
      <w:r w:rsidRPr="009C553F">
        <w:rPr>
          <w:rFonts w:ascii="David" w:hAnsi="David" w:cs="David"/>
        </w:rPr>
        <w:t xml:space="preserve"> diagnosis - and as a result, a risk to human life. Such a system can serve as a control system and "raise a flag" for any diagnosis that differs from the system's output so that a</w:t>
      </w:r>
      <w:r>
        <w:rPr>
          <w:rFonts w:ascii="David" w:hAnsi="David" w:cs="David"/>
        </w:rPr>
        <w:t>n</w:t>
      </w:r>
      <w:r w:rsidRPr="009C553F">
        <w:rPr>
          <w:rFonts w:ascii="David" w:hAnsi="David" w:cs="David"/>
        </w:rPr>
        <w:t xml:space="preserve"> </w:t>
      </w:r>
      <w:r>
        <w:rPr>
          <w:rFonts w:ascii="David" w:hAnsi="David" w:cs="David"/>
        </w:rPr>
        <w:t xml:space="preserve">expert </w:t>
      </w:r>
      <w:r w:rsidRPr="009C553F">
        <w:rPr>
          <w:rFonts w:ascii="David" w:hAnsi="David" w:cs="David"/>
        </w:rPr>
        <w:t xml:space="preserve">can </w:t>
      </w:r>
      <w:r>
        <w:rPr>
          <w:rFonts w:ascii="David" w:hAnsi="David" w:cs="David"/>
        </w:rPr>
        <w:t>have a second look on the</w:t>
      </w:r>
      <w:r w:rsidRPr="009C553F">
        <w:rPr>
          <w:rFonts w:ascii="David" w:hAnsi="David" w:cs="David"/>
        </w:rPr>
        <w:t xml:space="preserve"> </w:t>
      </w:r>
      <w:r>
        <w:rPr>
          <w:rFonts w:ascii="David" w:hAnsi="David" w:cs="David"/>
        </w:rPr>
        <w:t xml:space="preserve">diagnostics that </w:t>
      </w:r>
      <w:r w:rsidRPr="009C553F">
        <w:rPr>
          <w:rFonts w:ascii="David" w:hAnsi="David" w:cs="David"/>
        </w:rPr>
        <w:t>differ</w:t>
      </w:r>
      <w:r>
        <w:rPr>
          <w:rFonts w:ascii="David" w:hAnsi="David" w:cs="David"/>
        </w:rPr>
        <w:t>ed</w:t>
      </w:r>
    </w:p>
    <w:p w14:paraId="5EFCF22B" w14:textId="59F0CD45" w:rsidR="009C553F" w:rsidRDefault="009C553F" w:rsidP="009377EA">
      <w:pPr>
        <w:pStyle w:val="ListParagraph"/>
        <w:numPr>
          <w:ilvl w:val="0"/>
          <w:numId w:val="35"/>
        </w:numPr>
        <w:bidi w:val="0"/>
        <w:ind w:right="206"/>
        <w:rPr>
          <w:rFonts w:ascii="David" w:hAnsi="David" w:cs="David"/>
        </w:rPr>
      </w:pPr>
      <w:r w:rsidRPr="009C553F">
        <w:rPr>
          <w:rFonts w:ascii="David" w:hAnsi="David" w:cs="David"/>
        </w:rPr>
        <w:t xml:space="preserve">In many places, even in the Western world, advanced medicine is </w:t>
      </w:r>
      <w:r>
        <w:rPr>
          <w:rFonts w:ascii="David" w:hAnsi="David" w:cs="David"/>
        </w:rPr>
        <w:t>out of reach for</w:t>
      </w:r>
      <w:r w:rsidRPr="009C553F">
        <w:rPr>
          <w:rFonts w:ascii="David" w:hAnsi="David" w:cs="David"/>
        </w:rPr>
        <w:t xml:space="preserve"> the underprivileged. </w:t>
      </w:r>
      <w:r>
        <w:rPr>
          <w:rFonts w:ascii="David" w:hAnsi="David" w:cs="David"/>
        </w:rPr>
        <w:t xml:space="preserve">A matured </w:t>
      </w:r>
      <w:r w:rsidRPr="009C553F">
        <w:rPr>
          <w:rFonts w:ascii="David" w:hAnsi="David" w:cs="David"/>
        </w:rPr>
        <w:t>VQA-Med system</w:t>
      </w:r>
      <w:r w:rsidRPr="009C553F">
        <w:rPr>
          <w:rFonts w:ascii="David" w:hAnsi="David" w:cs="David"/>
        </w:rPr>
        <w:t xml:space="preserve"> will provide quick and inexpensive diagnosis for those who do not have available medicine</w:t>
      </w:r>
      <w:r>
        <w:rPr>
          <w:rFonts w:ascii="David" w:hAnsi="David" w:cs="David"/>
        </w:rPr>
        <w:t xml:space="preserve"> s</w:t>
      </w:r>
      <w:r>
        <w:rPr>
          <w:rFonts w:ascii="David" w:hAnsi="David" w:cs="David"/>
        </w:rPr>
        <w:t>ervices</w:t>
      </w:r>
      <w:r w:rsidRPr="009C553F">
        <w:rPr>
          <w:rFonts w:ascii="David" w:hAnsi="David" w:cs="David"/>
        </w:rPr>
        <w:t>. Even in the absence of such maturity, it will be able to provide a second opinion that is cheap and almost automatic for those who cannot afford it.</w:t>
      </w:r>
    </w:p>
    <w:p w14:paraId="05FFC4E3" w14:textId="064ED70E" w:rsidR="009C553F" w:rsidRPr="009377EA" w:rsidRDefault="009C553F" w:rsidP="009377EA">
      <w:pPr>
        <w:bidi w:val="0"/>
        <w:ind w:right="206"/>
        <w:rPr>
          <w:rFonts w:ascii="David" w:hAnsi="David" w:cs="David"/>
          <w:rtl/>
        </w:rPr>
      </w:pPr>
      <w:r w:rsidRPr="009C553F">
        <w:rPr>
          <w:rFonts w:ascii="David" w:hAnsi="David" w:cs="David"/>
        </w:rPr>
        <w:t xml:space="preserve">As mentioned above, the field is still in its infancy and it is reasonable to assume that in the </w:t>
      </w:r>
      <w:r w:rsidR="00AA55BF">
        <w:rPr>
          <w:rFonts w:ascii="David" w:hAnsi="David" w:cs="David"/>
        </w:rPr>
        <w:t>scope</w:t>
      </w:r>
      <w:r w:rsidRPr="009C553F">
        <w:rPr>
          <w:rFonts w:ascii="David" w:hAnsi="David" w:cs="David"/>
        </w:rPr>
        <w:t xml:space="preserve"> of this project we will not produce a mature enough system to fully address these problems, but there is an expectation to lay another milestone on the way to these goals.</w:t>
      </w:r>
    </w:p>
    <w:p w14:paraId="37A9BF25" w14:textId="549DE57A" w:rsidR="00AA55BF" w:rsidRDefault="00AA55BF" w:rsidP="009377EA">
      <w:pPr>
        <w:bidi w:val="0"/>
        <w:ind w:right="206" w:firstLine="26"/>
        <w:rPr>
          <w:rFonts w:ascii="David" w:hAnsi="David" w:cs="David"/>
        </w:rPr>
      </w:pPr>
      <w:r w:rsidRPr="00AA55BF">
        <w:rPr>
          <w:rFonts w:ascii="David" w:hAnsi="David" w:cs="David"/>
        </w:rPr>
        <w:t xml:space="preserve">ImageCleff is a voluntary organization </w:t>
      </w:r>
      <w:r>
        <w:rPr>
          <w:rFonts w:ascii="David" w:hAnsi="David" w:cs="David"/>
        </w:rPr>
        <w:t>that aims</w:t>
      </w:r>
      <w:r w:rsidRPr="009377EA">
        <w:rPr>
          <w:rFonts w:ascii="David" w:hAnsi="David" w:cs="David"/>
        </w:rPr>
        <w:t xml:space="preserve"> to provide an evaluation forum for the cross–language annotation and retrieval of images. Motivated by the need to support multilingual users from a global community accessing the </w:t>
      </w:r>
      <w:r w:rsidRPr="00CD20E9">
        <w:rPr>
          <w:rFonts w:ascii="David" w:hAnsi="David" w:cs="David"/>
        </w:rPr>
        <w:t>ever-growing</w:t>
      </w:r>
      <w:r w:rsidRPr="009377EA">
        <w:rPr>
          <w:rFonts w:ascii="David" w:hAnsi="David" w:cs="David"/>
        </w:rPr>
        <w:t xml:space="preserve"> body of visual information, the main goal of ImageCLEF is to support the advancement of the field of visual media analysis, indexing, classification, and retrieval, by developing the necessary infrastructure for the evaluation of visual information retrieval systems operating in both monolingual, cross–language and language-independent contexts. ImageCLEF aims at providing reusable resources for such benchmarking purposes</w:t>
      </w:r>
      <w:r>
        <w:rPr>
          <w:rStyle w:val="FootnoteReference"/>
          <w:rFonts w:ascii="David" w:hAnsi="David" w:cs="David"/>
        </w:rPr>
        <w:footnoteReference w:id="1"/>
      </w:r>
      <w:r w:rsidRPr="009377EA">
        <w:rPr>
          <w:rFonts w:ascii="David" w:hAnsi="David" w:cs="David"/>
        </w:rPr>
        <w:t>.</w:t>
      </w:r>
    </w:p>
    <w:p w14:paraId="3E24428D" w14:textId="50C7866E" w:rsidR="00AA55BF" w:rsidRDefault="00AA55BF" w:rsidP="00CD20E9">
      <w:pPr>
        <w:bidi w:val="0"/>
        <w:ind w:right="206" w:firstLine="26"/>
        <w:rPr>
          <w:rFonts w:ascii="David" w:hAnsi="David" w:cs="David"/>
        </w:rPr>
      </w:pPr>
      <w:r>
        <w:rPr>
          <w:rFonts w:ascii="David" w:hAnsi="David" w:cs="David"/>
        </w:rPr>
        <w:t xml:space="preserve">In 2018, </w:t>
      </w:r>
      <w:r w:rsidRPr="009377EA">
        <w:rPr>
          <w:rFonts w:ascii="David" w:hAnsi="David" w:cs="David"/>
        </w:rPr>
        <w:t>ImageCLEF started an evaluation campaign to focus on visual question answering in the medical domain</w:t>
      </w:r>
      <w:r>
        <w:rPr>
          <w:rFonts w:ascii="David" w:hAnsi="David" w:cs="David"/>
        </w:rPr>
        <w:t xml:space="preserve"> </w:t>
      </w:r>
      <w:r>
        <w:rPr>
          <w:rFonts w:ascii="David" w:hAnsi="David" w:cs="David"/>
        </w:rPr>
        <w:fldChar w:fldCharType="begin" w:fldLock="1"/>
      </w:r>
      <w:r w:rsidR="00EB685B">
        <w:rPr>
          <w:rFonts w:ascii="David" w:hAnsi="David" w:cs="David"/>
        </w:rPr>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Fonts w:ascii="David" w:hAnsi="David" w:cs="David"/>
        </w:rPr>
        <w:fldChar w:fldCharType="separate"/>
      </w:r>
      <w:r w:rsidRPr="00AA55BF">
        <w:rPr>
          <w:rFonts w:ascii="David" w:hAnsi="David" w:cs="David"/>
          <w:noProof/>
        </w:rPr>
        <w:t>(Hasan et al., 2018)</w:t>
      </w:r>
      <w:r>
        <w:rPr>
          <w:rFonts w:ascii="David" w:hAnsi="David" w:cs="David"/>
        </w:rPr>
        <w:fldChar w:fldCharType="end"/>
      </w:r>
      <w:r>
        <w:rPr>
          <w:rFonts w:ascii="David" w:hAnsi="David" w:cs="David"/>
        </w:rPr>
        <w:t>.</w:t>
      </w:r>
    </w:p>
    <w:p w14:paraId="3D477809" w14:textId="2FC35904" w:rsidR="00AA55BF" w:rsidRPr="00C60D93" w:rsidRDefault="00AA55BF" w:rsidP="009377EA">
      <w:pPr>
        <w:bidi w:val="0"/>
        <w:ind w:right="206" w:firstLine="26"/>
        <w:rPr>
          <w:rFonts w:ascii="David" w:hAnsi="David" w:cs="David"/>
        </w:rPr>
      </w:pPr>
      <w:r w:rsidRPr="00AA55BF">
        <w:rPr>
          <w:rFonts w:ascii="David" w:hAnsi="David" w:cs="David"/>
        </w:rPr>
        <w:t xml:space="preserve">As part of this project, we expect to achieve progress in terms of </w:t>
      </w:r>
      <w:r>
        <w:rPr>
          <w:rFonts w:ascii="David" w:hAnsi="David" w:cs="David"/>
        </w:rPr>
        <w:t>accuracy</w:t>
      </w:r>
      <w:r w:rsidRPr="00AA55BF">
        <w:rPr>
          <w:rFonts w:ascii="David" w:hAnsi="David" w:cs="David"/>
        </w:rPr>
        <w:t xml:space="preserve"> of results compared to similar work done in the ImageCLEF 2018 competition</w:t>
      </w:r>
    </w:p>
    <w:p w14:paraId="2640E307" w14:textId="77777777" w:rsidR="00231A3E" w:rsidRPr="00C60D93" w:rsidRDefault="00231A3E" w:rsidP="009377EA">
      <w:pPr>
        <w:bidi w:val="0"/>
        <w:ind w:left="206" w:right="206" w:hanging="180"/>
        <w:rPr>
          <w:rFonts w:ascii="David" w:hAnsi="David" w:cs="David"/>
          <w:rtl/>
        </w:rPr>
      </w:pPr>
      <w:r w:rsidRPr="00C60D93">
        <w:rPr>
          <w:rFonts w:ascii="David" w:hAnsi="David" w:cs="David"/>
          <w:rtl/>
        </w:rPr>
        <w:br w:type="page"/>
      </w:r>
    </w:p>
    <w:p w14:paraId="38FCBA98" w14:textId="4E6FCB81" w:rsidR="00231A3E" w:rsidRDefault="00AA55BF" w:rsidP="009377EA">
      <w:pPr>
        <w:pStyle w:val="Heading1"/>
        <w:bidi w:val="0"/>
        <w:spacing w:before="0"/>
        <w:ind w:left="206" w:right="206" w:hanging="180"/>
        <w:rPr>
          <w:rFonts w:ascii="David" w:hAnsi="David" w:cs="David"/>
          <w:rtl/>
        </w:rPr>
      </w:pPr>
      <w:bookmarkStart w:id="10" w:name="_Toc532554271"/>
      <w:r>
        <w:rPr>
          <w:rFonts w:ascii="David" w:hAnsi="David" w:cs="David"/>
        </w:rPr>
        <w:lastRenderedPageBreak/>
        <w:t>Offered solu</w:t>
      </w:r>
      <w:r>
        <w:rPr>
          <w:rFonts w:ascii="David" w:hAnsi="David" w:cs="David"/>
        </w:rPr>
        <w:t>tion</w:t>
      </w:r>
      <w:bookmarkEnd w:id="10"/>
    </w:p>
    <w:p w14:paraId="210307E4" w14:textId="5CA8F670" w:rsidR="00AA55BF" w:rsidRDefault="00EB685B" w:rsidP="00CD20E9">
      <w:pPr>
        <w:bidi w:val="0"/>
        <w:rPr>
          <w:rFonts w:ascii="David" w:hAnsi="David" w:cs="David"/>
        </w:rPr>
      </w:pPr>
      <w:r>
        <w:rPr>
          <w:rFonts w:ascii="David" w:hAnsi="David" w:cs="David"/>
        </w:rPr>
        <w:t>In this project we propose to build a VQA system as follows:</w:t>
      </w:r>
    </w:p>
    <w:p w14:paraId="5903180E" w14:textId="5911A6BB" w:rsidR="00EB685B" w:rsidRDefault="00EB685B" w:rsidP="009377EA">
      <w:pPr>
        <w:bidi w:val="0"/>
        <w:rPr>
          <w:rFonts w:ascii="David" w:hAnsi="David" w:cs="David"/>
        </w:rPr>
      </w:pPr>
      <w:r>
        <w:rPr>
          <w:rFonts w:ascii="David" w:hAnsi="David" w:cs="David"/>
        </w:rPr>
        <w:t>Inputs:</w:t>
      </w:r>
    </w:p>
    <w:p w14:paraId="1536484D" w14:textId="26201402" w:rsidR="00EB685B" w:rsidRDefault="00EB685B" w:rsidP="009377EA">
      <w:pPr>
        <w:pStyle w:val="ListParagraph"/>
        <w:numPr>
          <w:ilvl w:val="0"/>
          <w:numId w:val="36"/>
        </w:numPr>
        <w:bidi w:val="0"/>
        <w:rPr>
          <w:rFonts w:ascii="David" w:hAnsi="David" w:cs="David"/>
        </w:rPr>
      </w:pPr>
      <w:r>
        <w:rPr>
          <w:rFonts w:ascii="David" w:hAnsi="David" w:cs="David"/>
        </w:rPr>
        <w:t>Images</w:t>
      </w:r>
    </w:p>
    <w:p w14:paraId="37AC44CE" w14:textId="2ED8F562" w:rsidR="00EB685B" w:rsidRDefault="00EB685B" w:rsidP="009377EA">
      <w:pPr>
        <w:pStyle w:val="ListParagraph"/>
        <w:numPr>
          <w:ilvl w:val="0"/>
          <w:numId w:val="36"/>
        </w:numPr>
        <w:bidi w:val="0"/>
        <w:rPr>
          <w:rFonts w:ascii="David" w:hAnsi="David" w:cs="David"/>
        </w:rPr>
      </w:pPr>
      <w:r>
        <w:rPr>
          <w:rFonts w:ascii="David" w:hAnsi="David" w:cs="David"/>
        </w:rPr>
        <w:t>Question/Answers pairs on the given images</w:t>
      </w:r>
    </w:p>
    <w:p w14:paraId="544A8AF7" w14:textId="6AB3B494" w:rsidR="00EB685B" w:rsidRDefault="00EB685B" w:rsidP="009377EA">
      <w:pPr>
        <w:bidi w:val="0"/>
        <w:rPr>
          <w:rFonts w:ascii="David" w:hAnsi="David" w:cs="David"/>
        </w:rPr>
      </w:pPr>
      <w:r>
        <w:rPr>
          <w:rFonts w:ascii="David" w:hAnsi="David" w:cs="David"/>
        </w:rPr>
        <w:t>In a s</w:t>
      </w:r>
      <w:r w:rsidRPr="00EB685B">
        <w:rPr>
          <w:rFonts w:ascii="David" w:hAnsi="David" w:cs="David"/>
        </w:rPr>
        <w:t xml:space="preserve">imilar </w:t>
      </w:r>
      <w:r>
        <w:rPr>
          <w:rFonts w:ascii="David" w:hAnsi="David" w:cs="David"/>
        </w:rPr>
        <w:t xml:space="preserve">manner </w:t>
      </w:r>
      <w:r w:rsidRPr="00EB685B">
        <w:rPr>
          <w:rFonts w:ascii="David" w:hAnsi="David" w:cs="David"/>
        </w:rPr>
        <w:t xml:space="preserve">to </w:t>
      </w:r>
      <w:r>
        <w:rPr>
          <w:rFonts w:ascii="David" w:hAnsi="David" w:cs="David"/>
        </w:rPr>
        <w:t>other</w:t>
      </w:r>
      <w:r w:rsidRPr="00EB685B">
        <w:rPr>
          <w:rFonts w:ascii="David" w:hAnsi="David" w:cs="David"/>
        </w:rPr>
        <w:t xml:space="preserve"> models developed in recent years, we will use the following </w:t>
      </w:r>
      <w:r>
        <w:rPr>
          <w:rFonts w:ascii="David" w:hAnsi="David" w:cs="David"/>
        </w:rPr>
        <w:t>general</w:t>
      </w:r>
      <w:r w:rsidRPr="00EB685B">
        <w:rPr>
          <w:rFonts w:ascii="David" w:hAnsi="David" w:cs="David"/>
        </w:rPr>
        <w:t xml:space="preserve"> structure:</w:t>
      </w:r>
    </w:p>
    <w:p w14:paraId="0B238010" w14:textId="4F51CEBF" w:rsidR="00EB685B" w:rsidRDefault="00EB685B" w:rsidP="009377EA">
      <w:pPr>
        <w:pStyle w:val="ListParagraph"/>
        <w:numPr>
          <w:ilvl w:val="0"/>
          <w:numId w:val="13"/>
        </w:numPr>
        <w:bidi w:val="0"/>
        <w:rPr>
          <w:rFonts w:ascii="David" w:hAnsi="David" w:cs="David"/>
        </w:rPr>
      </w:pPr>
      <w:r w:rsidRPr="00EB685B">
        <w:rPr>
          <w:rFonts w:ascii="David" w:hAnsi="David" w:cs="David"/>
        </w:rPr>
        <w:t>A network that receives input through two branches (Fig. 3)</w:t>
      </w:r>
      <w:r>
        <w:rPr>
          <w:rFonts w:ascii="David" w:hAnsi="David" w:cs="David"/>
        </w:rPr>
        <w:t xml:space="preserve"> </w:t>
      </w:r>
      <w:r>
        <w:rPr>
          <w:rFonts w:ascii="David" w:hAnsi="David" w:cs="David"/>
        </w:rPr>
        <w:fldChar w:fldCharType="begin" w:fldLock="1"/>
      </w:r>
      <w:r w:rsidR="00B65901">
        <w:rPr>
          <w:rFonts w:ascii="David" w:hAnsi="David" w:cs="David"/>
        </w:rPr>
        <w:instrText>ADDIN CSL_CITATION {"citationItems":[{"id":"ITEM-1","itemData":{"author":[{"dropping-particle":"","family":"Atg","given":"Uber","non-dropping-particle":"","parse-names":false,"suffix":""}],"id":"ITEM-1","issue":"January","issued":{"date-parts":[["2018"]]},"title":"Read This Month","type":"article-journal"},"uris":["http://www.mendeley.com/documents/?uuid=eb60b13a-c542-4dbe-8e97-2011565d23fa"]}],"mendeley":{"formattedCitation":"(Atg, 2018)","plainTextFormattedCitation":"(Atg, 2018)","previouslyFormattedCitation":"(Atg, 2018)"},"properties":{"noteIndex":0},"schema":"https://github.com/citation-style-language/schema/raw/master/csl-citation.json"}</w:instrText>
      </w:r>
      <w:r>
        <w:rPr>
          <w:rFonts w:ascii="David" w:hAnsi="David" w:cs="David"/>
        </w:rPr>
        <w:fldChar w:fldCharType="separate"/>
      </w:r>
      <w:r w:rsidRPr="00EB685B">
        <w:rPr>
          <w:rFonts w:ascii="David" w:hAnsi="David" w:cs="David"/>
          <w:noProof/>
        </w:rPr>
        <w:t>(Atg, 2018)</w:t>
      </w:r>
      <w:r>
        <w:rPr>
          <w:rFonts w:ascii="David" w:hAnsi="David" w:cs="David"/>
        </w:rPr>
        <w:fldChar w:fldCharType="end"/>
      </w:r>
    </w:p>
    <w:p w14:paraId="041EDC32" w14:textId="6CBC0BF7" w:rsidR="00EB685B" w:rsidRPr="009377EA" w:rsidRDefault="00EB685B" w:rsidP="009377EA">
      <w:pPr>
        <w:pStyle w:val="ListParagraph"/>
        <w:numPr>
          <w:ilvl w:val="1"/>
          <w:numId w:val="13"/>
        </w:numPr>
        <w:bidi w:val="0"/>
        <w:rPr>
          <w:rFonts w:ascii="David" w:hAnsi="David" w:cs="David"/>
        </w:rPr>
      </w:pPr>
      <w:r w:rsidRPr="00CD20E9">
        <w:rPr>
          <w:rFonts w:ascii="David" w:hAnsi="David" w:cs="David"/>
        </w:rPr>
        <w:t xml:space="preserve">A visual information </w:t>
      </w:r>
      <w:proofErr w:type="gramStart"/>
      <w:r w:rsidRPr="00CD20E9">
        <w:rPr>
          <w:rFonts w:ascii="David" w:hAnsi="David" w:cs="David"/>
        </w:rPr>
        <w:t>branc</w:t>
      </w:r>
      <w:r w:rsidRPr="009377EA">
        <w:rPr>
          <w:rFonts w:ascii="David" w:hAnsi="David" w:cs="David"/>
        </w:rPr>
        <w:t>h</w:t>
      </w:r>
      <w:proofErr w:type="gramEnd"/>
      <w:r w:rsidRPr="009377EA">
        <w:rPr>
          <w:rFonts w:ascii="David" w:hAnsi="David" w:cs="David"/>
        </w:rPr>
        <w:t>.</w:t>
      </w:r>
      <w:r w:rsidRPr="009377EA">
        <w:rPr>
          <w:rFonts w:ascii="David" w:hAnsi="David" w:cs="David"/>
        </w:rPr>
        <w:t xml:space="preserve"> </w:t>
      </w:r>
      <w:r w:rsidRPr="009377EA">
        <w:rPr>
          <w:rFonts w:ascii="David" w:hAnsi="David" w:cs="David"/>
          <w:highlight w:val="yellow"/>
        </w:rPr>
        <w:t>(a)</w:t>
      </w:r>
      <w:r w:rsidRPr="009377EA">
        <w:rPr>
          <w:rFonts w:ascii="David" w:hAnsi="David" w:cs="David"/>
        </w:rPr>
        <w:t xml:space="preserve"> </w:t>
      </w:r>
    </w:p>
    <w:p w14:paraId="7D33DA50" w14:textId="77777777" w:rsidR="00EB685B" w:rsidRDefault="00EB685B" w:rsidP="009377EA">
      <w:pPr>
        <w:pStyle w:val="ListParagraph"/>
        <w:numPr>
          <w:ilvl w:val="2"/>
          <w:numId w:val="13"/>
        </w:numPr>
        <w:bidi w:val="0"/>
        <w:rPr>
          <w:rFonts w:ascii="David" w:hAnsi="David" w:cs="David"/>
        </w:rPr>
      </w:pPr>
      <w:r w:rsidRPr="00EB685B">
        <w:rPr>
          <w:rFonts w:ascii="David" w:hAnsi="David" w:cs="David"/>
        </w:rPr>
        <w:t>Input: Image</w:t>
      </w:r>
    </w:p>
    <w:p w14:paraId="669CD0AB" w14:textId="530C6CF3" w:rsidR="00EB685B" w:rsidRDefault="00EB685B" w:rsidP="009377EA">
      <w:pPr>
        <w:pStyle w:val="ListParagraph"/>
        <w:numPr>
          <w:ilvl w:val="2"/>
          <w:numId w:val="13"/>
        </w:numPr>
        <w:bidi w:val="0"/>
        <w:rPr>
          <w:rFonts w:ascii="David" w:hAnsi="David" w:cs="David"/>
        </w:rPr>
      </w:pPr>
      <w:r w:rsidRPr="00EB685B">
        <w:rPr>
          <w:rFonts w:ascii="David" w:hAnsi="David" w:cs="David"/>
        </w:rPr>
        <w:t>Output: Vector that represents the image properties</w:t>
      </w:r>
      <w:r>
        <w:rPr>
          <w:rFonts w:ascii="David" w:hAnsi="David" w:cs="David"/>
        </w:rPr>
        <w:t>.</w:t>
      </w:r>
    </w:p>
    <w:p w14:paraId="6D61F372" w14:textId="35655ED4" w:rsidR="00EB685B" w:rsidRDefault="00EB685B" w:rsidP="00CD20E9">
      <w:pPr>
        <w:pStyle w:val="ListParagraph"/>
        <w:numPr>
          <w:ilvl w:val="1"/>
          <w:numId w:val="13"/>
        </w:numPr>
        <w:bidi w:val="0"/>
        <w:rPr>
          <w:rFonts w:ascii="David" w:hAnsi="David" w:cs="David"/>
        </w:rPr>
      </w:pPr>
      <w:r w:rsidRPr="00EB685B">
        <w:rPr>
          <w:rFonts w:ascii="David" w:hAnsi="David" w:cs="David"/>
        </w:rPr>
        <w:t>A</w:t>
      </w:r>
      <w:r>
        <w:rPr>
          <w:rFonts w:ascii="David" w:hAnsi="David" w:cs="David"/>
        </w:rPr>
        <w:t>n</w:t>
      </w:r>
      <w:r w:rsidRPr="00EB685B">
        <w:rPr>
          <w:rFonts w:ascii="David" w:hAnsi="David" w:cs="David"/>
        </w:rPr>
        <w:t xml:space="preserve"> </w:t>
      </w:r>
      <w:r>
        <w:rPr>
          <w:rFonts w:ascii="David" w:hAnsi="David" w:cs="David"/>
        </w:rPr>
        <w:t>NLP</w:t>
      </w:r>
      <w:r>
        <w:rPr>
          <w:rFonts w:ascii="David" w:hAnsi="David" w:cs="David"/>
        </w:rPr>
        <w:t xml:space="preserve"> </w:t>
      </w:r>
      <w:proofErr w:type="gramStart"/>
      <w:r>
        <w:rPr>
          <w:rFonts w:ascii="David" w:hAnsi="David" w:cs="David"/>
        </w:rPr>
        <w:t>branch</w:t>
      </w:r>
      <w:proofErr w:type="gramEnd"/>
      <w:r>
        <w:rPr>
          <w:rFonts w:ascii="David" w:hAnsi="David" w:cs="David"/>
        </w:rPr>
        <w:t>.</w:t>
      </w:r>
      <w:r w:rsidR="0085487D">
        <w:rPr>
          <w:rFonts w:ascii="David" w:hAnsi="David" w:cs="David"/>
        </w:rPr>
        <w:t xml:space="preserve"> </w:t>
      </w:r>
      <w:r w:rsidRPr="00EB685B">
        <w:rPr>
          <w:rFonts w:ascii="David" w:hAnsi="David" w:cs="David"/>
          <w:highlight w:val="yellow"/>
        </w:rPr>
        <w:t xml:space="preserve"> </w:t>
      </w:r>
      <w:r w:rsidRPr="00EE1E1D">
        <w:rPr>
          <w:rFonts w:ascii="David" w:hAnsi="David" w:cs="David"/>
          <w:highlight w:val="yellow"/>
        </w:rPr>
        <w:t>(</w:t>
      </w:r>
      <w:r>
        <w:rPr>
          <w:rFonts w:ascii="David" w:hAnsi="David" w:cs="David"/>
          <w:highlight w:val="yellow"/>
        </w:rPr>
        <w:t>b</w:t>
      </w:r>
      <w:r w:rsidRPr="00EE1E1D">
        <w:rPr>
          <w:rFonts w:ascii="David" w:hAnsi="David" w:cs="David"/>
          <w:highlight w:val="yellow"/>
        </w:rPr>
        <w:t>)</w:t>
      </w:r>
    </w:p>
    <w:p w14:paraId="3655E119" w14:textId="77777777" w:rsidR="00EB685B" w:rsidRDefault="00EB685B" w:rsidP="009377EA">
      <w:pPr>
        <w:pStyle w:val="ListParagraph"/>
        <w:numPr>
          <w:ilvl w:val="2"/>
          <w:numId w:val="13"/>
        </w:numPr>
        <w:bidi w:val="0"/>
        <w:rPr>
          <w:rFonts w:ascii="David" w:hAnsi="David" w:cs="David"/>
        </w:rPr>
      </w:pPr>
      <w:r>
        <w:rPr>
          <w:rFonts w:ascii="David" w:hAnsi="David" w:cs="David"/>
        </w:rPr>
        <w:t>Input: T</w:t>
      </w:r>
      <w:r w:rsidRPr="00EB685B">
        <w:rPr>
          <w:rFonts w:ascii="David" w:hAnsi="David" w:cs="David"/>
        </w:rPr>
        <w:t>he text of the question</w:t>
      </w:r>
    </w:p>
    <w:p w14:paraId="70BD9D49" w14:textId="13E9EC3C" w:rsidR="00EB685B" w:rsidRDefault="00EB685B" w:rsidP="009377EA">
      <w:pPr>
        <w:pStyle w:val="ListParagraph"/>
        <w:numPr>
          <w:ilvl w:val="2"/>
          <w:numId w:val="13"/>
        </w:numPr>
        <w:bidi w:val="0"/>
        <w:rPr>
          <w:rFonts w:ascii="David" w:hAnsi="David" w:cs="David"/>
        </w:rPr>
      </w:pPr>
      <w:r>
        <w:rPr>
          <w:rFonts w:ascii="David" w:hAnsi="David" w:cs="David"/>
        </w:rPr>
        <w:t>O</w:t>
      </w:r>
      <w:r w:rsidRPr="00EB685B">
        <w:rPr>
          <w:rFonts w:ascii="David" w:hAnsi="David" w:cs="David"/>
        </w:rPr>
        <w:t>utput: a vector that represents the properties of the text</w:t>
      </w:r>
    </w:p>
    <w:p w14:paraId="2819E42B" w14:textId="64BB106F" w:rsidR="00EB685B" w:rsidRPr="00EB685B" w:rsidRDefault="00EB685B" w:rsidP="009377EA">
      <w:pPr>
        <w:bidi w:val="0"/>
        <w:rPr>
          <w:rFonts w:ascii="David" w:hAnsi="David" w:cs="David"/>
        </w:rPr>
      </w:pPr>
      <w:r w:rsidRPr="00EB685B">
        <w:rPr>
          <w:rFonts w:ascii="David" w:hAnsi="David" w:cs="David"/>
        </w:rPr>
        <w:t>The image branch uses a trained Deep Learning network (e</w:t>
      </w:r>
      <w:r>
        <w:rPr>
          <w:rFonts w:ascii="David" w:hAnsi="David" w:cs="David"/>
        </w:rPr>
        <w:t>.</w:t>
      </w:r>
      <w:r w:rsidRPr="00EB685B">
        <w:rPr>
          <w:rFonts w:ascii="David" w:hAnsi="David" w:cs="David"/>
        </w:rPr>
        <w:t>g</w:t>
      </w:r>
      <w:r>
        <w:rPr>
          <w:rFonts w:ascii="David" w:hAnsi="David" w:cs="David"/>
        </w:rPr>
        <w:t>.</w:t>
      </w:r>
      <w:r w:rsidRPr="00EB685B">
        <w:rPr>
          <w:rFonts w:ascii="David" w:hAnsi="David" w:cs="David"/>
        </w:rPr>
        <w:t xml:space="preserve"> VGG) to extract </w:t>
      </w:r>
      <w:r>
        <w:rPr>
          <w:rFonts w:ascii="David" w:hAnsi="David" w:cs="David"/>
        </w:rPr>
        <w:t>features</w:t>
      </w:r>
      <w:r w:rsidRPr="00EB685B">
        <w:rPr>
          <w:rFonts w:ascii="David" w:hAnsi="David" w:cs="David"/>
        </w:rPr>
        <w:t xml:space="preserve"> from the image that are encoded in the form of a vector.</w:t>
      </w:r>
    </w:p>
    <w:p w14:paraId="10186ACE" w14:textId="3D93B672" w:rsidR="00EB685B" w:rsidRDefault="00EB685B" w:rsidP="009377EA">
      <w:pPr>
        <w:bidi w:val="0"/>
        <w:rPr>
          <w:rFonts w:ascii="David" w:hAnsi="David" w:cs="David"/>
        </w:rPr>
      </w:pPr>
      <w:r w:rsidRPr="00EB685B">
        <w:rPr>
          <w:rFonts w:ascii="David" w:hAnsi="David" w:cs="David"/>
        </w:rPr>
        <w:t xml:space="preserve">The </w:t>
      </w:r>
      <w:r>
        <w:rPr>
          <w:rFonts w:ascii="David" w:hAnsi="David" w:cs="David"/>
        </w:rPr>
        <w:t>NLP</w:t>
      </w:r>
      <w:r w:rsidRPr="00EB685B">
        <w:rPr>
          <w:rFonts w:ascii="David" w:hAnsi="David" w:cs="David"/>
        </w:rPr>
        <w:t xml:space="preserve"> branch uses </w:t>
      </w:r>
      <w:r>
        <w:rPr>
          <w:rFonts w:ascii="David" w:hAnsi="David" w:cs="David"/>
        </w:rPr>
        <w:t xml:space="preserve">an </w:t>
      </w:r>
      <w:r w:rsidRPr="00EB685B">
        <w:rPr>
          <w:rFonts w:ascii="David" w:hAnsi="David" w:cs="David"/>
        </w:rPr>
        <w:t xml:space="preserve">LSTM network to take NLP encoding of the question and the internal state of LSTM as </w:t>
      </w:r>
      <w:r>
        <w:rPr>
          <w:rFonts w:ascii="David" w:hAnsi="David" w:cs="David"/>
        </w:rPr>
        <w:t>features</w:t>
      </w:r>
      <w:r w:rsidRPr="00EB685B">
        <w:rPr>
          <w:rFonts w:ascii="David" w:hAnsi="David" w:cs="David"/>
        </w:rPr>
        <w:t xml:space="preserve"> and extracts a vector that represents th</w:t>
      </w:r>
      <w:r>
        <w:rPr>
          <w:rFonts w:ascii="David" w:hAnsi="David" w:cs="David"/>
        </w:rPr>
        <w:t>o</w:t>
      </w:r>
      <w:r w:rsidRPr="00EB685B">
        <w:rPr>
          <w:rFonts w:ascii="David" w:hAnsi="David" w:cs="David"/>
        </w:rPr>
        <w:t xml:space="preserve">se </w:t>
      </w:r>
      <w:r>
        <w:rPr>
          <w:rFonts w:ascii="David" w:hAnsi="David" w:cs="David"/>
        </w:rPr>
        <w:t>features</w:t>
      </w:r>
      <w:r w:rsidRPr="00EB685B">
        <w:rPr>
          <w:rFonts w:ascii="David" w:hAnsi="David" w:cs="David"/>
        </w:rPr>
        <w:t>.</w:t>
      </w:r>
    </w:p>
    <w:p w14:paraId="23782C87" w14:textId="42CD61D2" w:rsidR="00241B90" w:rsidRPr="00CD20E9" w:rsidRDefault="00241B90" w:rsidP="009377EA">
      <w:pPr>
        <w:bidi w:val="0"/>
        <w:rPr>
          <w:rFonts w:ascii="David" w:hAnsi="David" w:cs="David"/>
        </w:rPr>
      </w:pPr>
      <w:r w:rsidRPr="00241B90">
        <w:rPr>
          <w:rFonts w:ascii="David" w:hAnsi="David" w:cs="David"/>
        </w:rPr>
        <w:t xml:space="preserve">The two branches are then combined by an FC layer and a classical neuron network whose output is the probability of each </w:t>
      </w:r>
      <w:r>
        <w:rPr>
          <w:rFonts w:ascii="David" w:hAnsi="David" w:cs="David"/>
        </w:rPr>
        <w:t xml:space="preserve">of the words in the </w:t>
      </w:r>
      <w:r w:rsidRPr="00241B90">
        <w:rPr>
          <w:rFonts w:ascii="David" w:hAnsi="David" w:cs="David"/>
        </w:rPr>
        <w:t xml:space="preserve">corpus </w:t>
      </w:r>
      <w:r>
        <w:rPr>
          <w:rFonts w:ascii="David" w:hAnsi="David" w:cs="David"/>
        </w:rPr>
        <w:t xml:space="preserve">to </w:t>
      </w:r>
      <w:r w:rsidRPr="00241B90">
        <w:rPr>
          <w:rFonts w:ascii="David" w:hAnsi="David" w:cs="David"/>
        </w:rPr>
        <w:t xml:space="preserve">being found in </w:t>
      </w:r>
      <w:r>
        <w:rPr>
          <w:rFonts w:ascii="David" w:hAnsi="David" w:cs="David"/>
        </w:rPr>
        <w:t>answer</w:t>
      </w:r>
      <w:r w:rsidRPr="00241B90">
        <w:rPr>
          <w:rFonts w:ascii="David" w:hAnsi="David" w:cs="David"/>
        </w:rPr>
        <w:t xml:space="preserve"> to the given question and picture</w:t>
      </w:r>
      <w:r w:rsidRPr="00241B90">
        <w:rPr>
          <w:rFonts w:ascii="David" w:hAnsi="David" w:cs="David"/>
          <w:rtl/>
        </w:rPr>
        <w:t>.</w:t>
      </w:r>
    </w:p>
    <w:p w14:paraId="48B1AC1C" w14:textId="679F5341" w:rsidR="00231A3E" w:rsidRPr="00C60D93" w:rsidRDefault="00231A3E" w:rsidP="009377EA">
      <w:pPr>
        <w:bidi w:val="0"/>
        <w:ind w:left="206" w:right="206" w:hanging="180"/>
        <w:rPr>
          <w:rFonts w:ascii="David" w:hAnsi="David" w:cs="David"/>
          <w:rtl/>
        </w:rPr>
      </w:pPr>
    </w:p>
    <w:p w14:paraId="6FA41525" w14:textId="4A493C2C" w:rsidR="006C765A" w:rsidRPr="00C60D93" w:rsidRDefault="006C765A" w:rsidP="009377EA">
      <w:pPr>
        <w:keepNext/>
        <w:bidi w:val="0"/>
        <w:ind w:left="206" w:right="206" w:hanging="180"/>
        <w:rPr>
          <w:rFonts w:ascii="David" w:hAnsi="David" w:cs="David"/>
          <w:rtl/>
        </w:rPr>
      </w:pPr>
      <w:r w:rsidRPr="00C60D93">
        <w:rPr>
          <w:rFonts w:ascii="David" w:hAnsi="David" w:cs="David"/>
          <w:noProof/>
        </w:rPr>
        <mc:AlternateContent>
          <mc:Choice Requires="wps">
            <w:drawing>
              <wp:anchor distT="45720" distB="45720" distL="114300" distR="114300" simplePos="0" relativeHeight="251669504" behindDoc="0" locked="0" layoutInCell="1" allowOverlap="1" wp14:anchorId="76962DF0" wp14:editId="0843AD94">
                <wp:simplePos x="0" y="0"/>
                <wp:positionH relativeFrom="column">
                  <wp:posOffset>1074420</wp:posOffset>
                </wp:positionH>
                <wp:positionV relativeFrom="paragraph">
                  <wp:posOffset>986790</wp:posOffset>
                </wp:positionV>
                <wp:extent cx="390525" cy="247650"/>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104E6B99" w14:textId="4D7E90CE" w:rsidR="0085487D" w:rsidRPr="00C60D93" w:rsidRDefault="0085487D"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2DF0" id="Text Box 2" o:spid="_x0000_s1043" type="#_x0000_t202" style="position:absolute;left:0;text-align:left;margin-left:84.6pt;margin-top:77.7pt;width:30.7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" fillcolor="yellow" stroked="f">
                <v:textbox>
                  <w:txbxContent>
                    <w:p w14:paraId="104E6B99" w14:textId="4D7E90CE" w:rsidR="0085487D" w:rsidRPr="00C60D93" w:rsidRDefault="0085487D"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v:textbox>
              </v:shape>
            </w:pict>
          </mc:Fallback>
        </mc:AlternateContent>
      </w:r>
      <w:r w:rsidRPr="00C60D93">
        <w:rPr>
          <w:rFonts w:ascii="David" w:hAnsi="David" w:cs="David"/>
          <w:noProof/>
        </w:rPr>
        <mc:AlternateContent>
          <mc:Choice Requires="wps">
            <w:drawing>
              <wp:anchor distT="45720" distB="45720" distL="114300" distR="114300" simplePos="0" relativeHeight="251667456" behindDoc="0" locked="0" layoutInCell="1" allowOverlap="1" wp14:anchorId="05FCEC0D" wp14:editId="2766BBBE">
                <wp:simplePos x="0" y="0"/>
                <wp:positionH relativeFrom="column">
                  <wp:posOffset>1073785</wp:posOffset>
                </wp:positionH>
                <wp:positionV relativeFrom="paragraph">
                  <wp:posOffset>167640</wp:posOffset>
                </wp:positionV>
                <wp:extent cx="390525" cy="2476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6D879004" w14:textId="4088C2CB" w:rsidR="0085487D" w:rsidRPr="00C60D93" w:rsidRDefault="0085487D">
                            <w:pPr>
                              <w:rPr>
                                <w:color w:val="000000" w:themeColor="text1"/>
                              </w:rPr>
                            </w:pPr>
                            <w:r w:rsidRPr="00C60D93">
                              <w:rPr>
                                <w:color w:val="000000" w:themeColor="text1"/>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CEC0D" id="_x0000_s1044" type="#_x0000_t202" style="position:absolute;left:0;text-align:left;margin-left:84.55pt;margin-top:13.2pt;width:30.7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" fillcolor="yellow" stroked="f">
                <v:textbox>
                  <w:txbxContent>
                    <w:p w14:paraId="6D879004" w14:textId="4088C2CB" w:rsidR="0085487D" w:rsidRPr="00C60D93" w:rsidRDefault="0085487D">
                      <w:pPr>
                        <w:rPr>
                          <w:color w:val="000000" w:themeColor="text1"/>
                        </w:rPr>
                      </w:pPr>
                      <w:r w:rsidRPr="00C60D93">
                        <w:rPr>
                          <w:color w:val="000000" w:themeColor="text1"/>
                        </w:rPr>
                        <w:t>(a)</w:t>
                      </w:r>
                    </w:p>
                  </w:txbxContent>
                </v:textbox>
              </v:shape>
            </w:pict>
          </mc:Fallback>
        </mc:AlternateContent>
      </w:r>
      <w:r w:rsidR="00176D29" w:rsidRPr="00C60D93">
        <w:rPr>
          <w:rFonts w:ascii="David" w:hAnsi="David" w:cs="David"/>
          <w:noProof/>
        </w:rPr>
        <w:drawing>
          <wp:inline distT="0" distB="0" distL="0" distR="0" wp14:anchorId="1CCFC79E" wp14:editId="2B3D2B9C">
            <wp:extent cx="3438519" cy="1562108"/>
            <wp:effectExtent l="0" t="0" r="0" b="0"/>
            <wp:docPr id="2050" name="Picture 2" descr="The MLP Model">
              <a:extLst xmlns:a="http://schemas.openxmlformats.org/drawingml/2006/main">
                <a:ext uri="{FF2B5EF4-FFF2-40B4-BE49-F238E27FC236}">
                  <a16:creationId xmlns:a16="http://schemas.microsoft.com/office/drawing/2014/main" id="{CFC28538-4899-4EC2-B478-ED0930E71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MLP Model">
                      <a:extLst>
                        <a:ext uri="{FF2B5EF4-FFF2-40B4-BE49-F238E27FC236}">
                          <a16:creationId xmlns:a16="http://schemas.microsoft.com/office/drawing/2014/main" id="{CFC28538-4899-4EC2-B478-ED0930E710CC}"/>
                        </a:ext>
                      </a:extLst>
                    </pic:cNvP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460" b="97011" l="366" r="90914">
                                  <a14:foregroundMark x1="61201" y1="5402" x2="69817" y2="9310"/>
                                  <a14:foregroundMark x1="69817" y1="9310" x2="61880" y2="8391"/>
                                  <a14:foregroundMark x1="61880" y1="8391" x2="61358" y2="4138"/>
                                  <a14:foregroundMark x1="85535" y1="7356" x2="84856" y2="8046"/>
                                  <a14:foregroundMark x1="37702" y1="18621" x2="35405" y2="17931"/>
                                  <a14:foregroundMark x1="42141" y1="17931" x2="37911" y2="33103"/>
                                  <a14:foregroundMark x1="37911" y1="33103" x2="41775" y2="18621"/>
                                  <a14:foregroundMark x1="29504" y1="7356" x2="36031" y2="19080"/>
                                  <a14:foregroundMark x1="36031" y1="19080" x2="29608" y2="6897"/>
                                  <a14:foregroundMark x1="29608" y1="6897" x2="29347" y2="6897"/>
                                  <a14:foregroundMark x1="16919" y1="5402" x2="9765" y2="14023"/>
                                  <a14:foregroundMark x1="9765" y1="14023" x2="13473" y2="35402"/>
                                  <a14:foregroundMark x1="13473" y1="35402" x2="22454" y2="37931"/>
                                  <a14:foregroundMark x1="22454" y1="37931" x2="26736" y2="21379"/>
                                  <a14:foregroundMark x1="26736" y1="21379" x2="23551" y2="5172"/>
                                  <a14:foregroundMark x1="23551" y1="5172" x2="15352" y2="3333"/>
                                  <a14:foregroundMark x1="15352" y1="3333" x2="14204" y2="4943"/>
                                  <a14:foregroundMark x1="21880" y1="17931" x2="19217" y2="12069"/>
                                  <a14:foregroundMark x1="16345" y1="26897" x2="16345" y2="26897"/>
                                  <a14:foregroundMark x1="14569" y1="29195" x2="14569" y2="29195"/>
                                  <a14:foregroundMark x1="14569" y1="29195" x2="14569" y2="29195"/>
                                  <a14:foregroundMark x1="15091" y1="23333" x2="15091" y2="23333"/>
                                  <a14:foregroundMark x1="14413" y1="24598" x2="19582" y2="26092"/>
                                  <a14:foregroundMark x1="16031" y1="23793" x2="16031" y2="23793"/>
                                  <a14:foregroundMark x1="11018" y1="17126" x2="2715" y2="16322"/>
                                  <a14:foregroundMark x1="2715" y1="16322" x2="10705" y2="20230"/>
                                  <a14:foregroundMark x1="10705" y1="20230" x2="8512" y2="17931"/>
                                  <a14:foregroundMark x1="89817" y1="690" x2="84700" y2="94023"/>
                                  <a14:foregroundMark x1="84700" y1="94023" x2="51802" y2="98736"/>
                                  <a14:foregroundMark x1="51802" y1="98736" x2="3864" y2="95287"/>
                                  <a14:foregroundMark x1="3864" y1="95287" x2="81253" y2="2989"/>
                                  <a14:foregroundMark x1="81253" y1="2989" x2="89347" y2="1839"/>
                                  <a14:foregroundMark x1="89347" y1="1839" x2="89452" y2="1839"/>
                                  <a14:foregroundMark x1="88930" y1="8851" x2="83812" y2="90575"/>
                                  <a14:foregroundMark x1="83812" y1="90575" x2="49347" y2="87931"/>
                                  <a14:foregroundMark x1="49347" y1="87931" x2="28773" y2="76667"/>
                                  <a14:foregroundMark x1="28773" y1="76667" x2="4230" y2="43793"/>
                                  <a14:foregroundMark x1="4230" y1="43793" x2="1305" y2="24598"/>
                                  <a14:foregroundMark x1="1305" y1="24598" x2="7311" y2="8621"/>
                                  <a14:foregroundMark x1="7311" y1="8621" x2="19582" y2="6552"/>
                                  <a14:foregroundMark x1="19582" y1="6552" x2="74360" y2="9655"/>
                                  <a14:foregroundMark x1="74360" y1="9655" x2="89086" y2="7701"/>
                                  <a14:foregroundMark x1="88930" y1="4943" x2="87685" y2="48525"/>
                                  <a14:foregroundMark x1="87902" y1="50340" x2="90392" y2="66782"/>
                                  <a14:foregroundMark x1="87676" y1="48851" x2="87867" y2="50110"/>
                                  <a14:foregroundMark x1="90392" y1="66782" x2="89399" y2="86667"/>
                                  <a14:foregroundMark x1="89399" y1="86667" x2="83238" y2="97701"/>
                                  <a14:foregroundMark x1="83238" y1="97701" x2="16345" y2="97701"/>
                                  <a14:foregroundMark x1="16345" y1="97701" x2="7415" y2="94023"/>
                                  <a14:foregroundMark x1="7415" y1="94023" x2="1044" y2="77126"/>
                                  <a14:foregroundMark x1="1044" y1="77126" x2="992" y2="32414"/>
                                  <a14:foregroundMark x1="992" y1="32414" x2="4543" y2="15402"/>
                                  <a14:foregroundMark x1="4543" y1="15402" x2="15196" y2="1839"/>
                                  <a14:foregroundMark x1="15196" y1="1839" x2="31279" y2="575"/>
                                  <a14:foregroundMark x1="31279" y1="575" x2="59530" y2="2874"/>
                                  <a14:foregroundMark x1="59530" y1="2874" x2="85117" y2="460"/>
                                  <a14:foregroundMark x1="85117" y1="460" x2="88930" y2="6897"/>
                                  <a14:foregroundMark x1="90862" y1="87931" x2="10444" y2="98506"/>
                                  <a14:foregroundMark x1="10444" y1="98506" x2="418" y2="94483"/>
                                  <a14:foregroundMark x1="418" y1="94483" x2="522" y2="4713"/>
                                  <a14:foregroundMark x1="522" y1="4713" x2="8460" y2="1034"/>
                                  <a14:foregroundMark x1="8460" y1="1034" x2="16815" y2="1494"/>
                                  <a14:foregroundMark x1="16815" y1="1494" x2="50183" y2="230"/>
                                  <a14:foregroundMark x1="50183" y1="230" x2="93629" y2="1954"/>
                                  <a14:foregroundMark x1="93629" y1="1954" x2="88460" y2="19425"/>
                                  <a14:foregroundMark x1="88245" y1="51733" x2="88198" y2="58736"/>
                                  <a14:foregroundMark x1="88270" y1="47915" x2="88257" y2="49880"/>
                                  <a14:foregroundMark x1="88460" y1="19425" x2="88278" y2="46657"/>
                                  <a14:foregroundMark x1="88198" y1="58736" x2="91070" y2="89540"/>
                                  <a14:foregroundMark x1="16554" y1="42184" x2="18956" y2="94598"/>
                                  <a14:foregroundMark x1="18956" y1="94598" x2="3446" y2="95287"/>
                                  <a14:foregroundMark x1="3446" y1="95287" x2="366" y2="43218"/>
                                  <a14:foregroundMark x1="366" y1="43218" x2="12637" y2="12069"/>
                                  <a14:foregroundMark x1="12637" y1="12069" x2="16501" y2="35402"/>
                                  <a14:foregroundMark x1="16501" y1="35402" x2="16919" y2="52759"/>
                                  <a14:foregroundMark x1="38433" y1="29195" x2="37337" y2="65632"/>
                                  <a14:foregroundMark x1="37337" y1="65632" x2="40888" y2="86667"/>
                                  <a14:foregroundMark x1="40888" y1="86667" x2="49922" y2="93448"/>
                                  <a14:foregroundMark x1="49922" y1="93448" x2="72010" y2="93448"/>
                                  <a14:foregroundMark x1="72010" y1="93448" x2="87520" y2="93333"/>
                                  <a14:foregroundMark x1="87520" y1="93333" x2="90757" y2="76322"/>
                                  <a14:foregroundMark x1="89159" y1="39273" x2="88407" y2="21839"/>
                                  <a14:foregroundMark x1="89771" y1="53470" x2="89196" y2="40145"/>
                                  <a14:foregroundMark x1="90757" y1="76322" x2="89867" y2="55680"/>
                                  <a14:foregroundMark x1="88407" y1="21839" x2="83185" y2="5862"/>
                                  <a14:foregroundMark x1="83185" y1="5862" x2="38538" y2="19310"/>
                                  <a14:foregroundMark x1="38538" y1="19310" x2="38433" y2="29195"/>
                                  <a14:foregroundMark x1="47311" y1="43678" x2="10235" y2="60920"/>
                                  <a14:foregroundMark x1="10235" y1="60920" x2="4595" y2="77586"/>
                                  <a14:foregroundMark x1="4595" y1="77586" x2="12324" y2="93103"/>
                                  <a14:foregroundMark x1="12324" y1="93103" x2="22924" y2="97011"/>
                                  <a14:foregroundMark x1="22924" y1="97011" x2="39112" y2="84598"/>
                                  <a14:foregroundMark x1="39112" y1="84598" x2="55248" y2="88391"/>
                                  <a14:foregroundMark x1="55248" y1="88391" x2="55718" y2="49885"/>
                                  <a14:foregroundMark x1="55718" y1="49885" x2="47572" y2="41609"/>
                                  <a14:foregroundMark x1="47572" y1="41609" x2="44804" y2="46897"/>
                                  <a14:foregroundMark x1="85744" y1="9655" x2="68877" y2="11494"/>
                                  <a14:foregroundMark x1="68877" y1="11494" x2="68407" y2="43908"/>
                                  <a14:foregroundMark x1="68407" y1="43908" x2="73577" y2="67126"/>
                                  <a14:foregroundMark x1="73577" y1="67126" x2="80731" y2="82759"/>
                                  <a14:foregroundMark x1="80731" y1="82759" x2="85953" y2="69310"/>
                                  <a14:foregroundMark x1="85953" y1="69310" x2="84125" y2="9655"/>
                                  <a14:foregroundMark x1="82715" y1="19425" x2="74621" y2="29425"/>
                                  <a14:foregroundMark x1="74621" y1="29425" x2="71384" y2="52069"/>
                                  <a14:foregroundMark x1="71384" y1="52069" x2="73838" y2="76667"/>
                                  <a14:foregroundMark x1="73838" y1="76667" x2="82924" y2="80920"/>
                                  <a14:foregroundMark x1="82924" y1="80920" x2="87050" y2="61839"/>
                                  <a14:foregroundMark x1="87050" y1="61839" x2="85587" y2="21494"/>
                                  <a14:foregroundMark x1="85587" y1="21494" x2="80574" y2="20230"/>
                                  <a14:foregroundMark x1="79164" y1="36322" x2="73316" y2="57701"/>
                                  <a14:foregroundMark x1="73316" y1="57701" x2="73473" y2="76092"/>
                                  <a14:foregroundMark x1="73473" y1="76092" x2="81723" y2="81494"/>
                                  <a14:foregroundMark x1="81723" y1="81494" x2="88198" y2="71264"/>
                                  <a14:foregroundMark x1="88198" y1="71264" x2="87311" y2="50115"/>
                                  <a14:foregroundMark x1="87311" y1="50115" x2="81775" y2="37586"/>
                                  <a14:foregroundMark x1="81775" y1="37586" x2="78068" y2="36322"/>
                                  <a14:foregroundMark x1="83029" y1="41379" x2="75091" y2="55287"/>
                                  <a14:foregroundMark x1="75091" y1="55287" x2="75614" y2="74138"/>
                                  <a14:foregroundMark x1="75614" y1="74138" x2="84386" y2="71379"/>
                                  <a14:foregroundMark x1="84386" y1="71379" x2="83551" y2="53333"/>
                                  <a14:foregroundMark x1="83551" y1="53333" x2="80209" y2="42184"/>
                                  <a14:foregroundMark x1="45326" y1="46437" x2="37911" y2="60920"/>
                                  <a14:foregroundMark x1="37911" y1="60920" x2="38172" y2="81954"/>
                                  <a14:foregroundMark x1="38172" y1="81954" x2="46423" y2="91609"/>
                                  <a14:foregroundMark x1="46423" y1="91609" x2="56292" y2="82644"/>
                                  <a14:foregroundMark x1="56292" y1="82644" x2="60574" y2="66667"/>
                                  <a14:foregroundMark x1="60574" y1="66667" x2="56554" y2="49310"/>
                                  <a14:foregroundMark x1="56554" y1="49310" x2="47990" y2="44138"/>
                                  <a14:foregroundMark x1="47990" y1="44138" x2="44439" y2="48851"/>
                                  <a14:foregroundMark x1="51593" y1="61379" x2="50131" y2="58966"/>
                                  <a14:foregroundMark x1="45013" y1="55517" x2="44125" y2="53103"/>
                                  <a14:foregroundMark x1="88721" y1="72644" x2="87154" y2="72299"/>
                                  <a14:foregroundMark x1="90862" y1="78161" x2="89661" y2="76667"/>
                                  <a14:foregroundMark x1="88564" y1="78966" x2="89295" y2="87126"/>
                                  <a14:foregroundMark x1="88930" y1="77816" x2="87311" y2="81264"/>
                                  <a14:foregroundMark x1="85744" y1="76667" x2="85901" y2="70345"/>
                                  <a14:foregroundMark x1="87311" y1="85977" x2="86789" y2="83678"/>
                                  <a14:foregroundMark x1="86266" y1="82874" x2="86057" y2="81724"/>
                                  <a14:foregroundMark x1="86789" y1="84483" x2="86789" y2="84483"/>
                                  <a14:foregroundMark x1="86789" y1="84483" x2="86789" y2="84483"/>
                                  <a14:foregroundMark x1="86632" y1="84023" x2="87833" y2="82529"/>
                                  <a14:foregroundMark x1="86789" y1="83218" x2="86789" y2="83218"/>
                                  <a14:foregroundMark x1="86789" y1="83218" x2="85901" y2="85172"/>
                                  <a14:foregroundMark x1="88198" y1="83218" x2="88198" y2="83218"/>
                                  <a14:foregroundMark x1="88042" y1="83218" x2="88042" y2="83218"/>
                                  <a14:foregroundMark x1="87676" y1="83218" x2="87311" y2="84483"/>
                                  <a14:foregroundMark x1="87311" y1="84828" x2="87311" y2="82529"/>
                                  <a14:foregroundMark x1="87520" y1="82529" x2="87520" y2="82529"/>
                                  <a14:foregroundMark x1="85379" y1="86437" x2="85379" y2="86437"/>
                                  <a14:foregroundMark x1="86266" y1="78161" x2="86266" y2="78161"/>
                                  <a14:foregroundMark x1="86266" y1="77816" x2="86266" y2="77816"/>
                                  <a14:backgroundMark x1="90092" y1="65465" x2="89817" y2="65287"/>
                                  <a14:backgroundMark x1="98172" y1="70690" x2="90497" y2="65727"/>
                                  <a14:backgroundMark x1="88907" y1="76062" x2="88781" y2="77554"/>
                                  <a14:backgroundMark x1="85472" y1="96187" x2="88303" y2="98966"/>
                                  <a14:backgroundMark x1="88303" y1="98966" x2="96919" y2="93908"/>
                                  <a14:backgroundMark x1="96919" y1="93908" x2="99582" y2="72644"/>
                                  <a14:backgroundMark x1="99582" y1="72644" x2="96919" y2="68391"/>
                                  <a14:backgroundMark x1="25274" y1="2989" x2="25442" y2="2804"/>
                                  <a14:backgroundMark x1="90548" y1="25287" x2="98120" y2="33103"/>
                                  <a14:backgroundMark x1="98120" y1="33103" x2="99791" y2="50920"/>
                                  <a14:backgroundMark x1="99791" y1="50920" x2="94047" y2="64598"/>
                                  <a14:backgroundMark x1="94047" y1="64598" x2="87937" y2="50115"/>
                                  <a14:backgroundMark x1="87937" y1="50115" x2="90705" y2="26897"/>
                                  <a14:backgroundMark x1="90705" y1="35517" x2="91018" y2="52874"/>
                                  <a14:backgroundMark x1="91018" y1="52874" x2="92115" y2="444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53502" cy="1568915"/>
                    </a:xfrm>
                    <a:prstGeom prst="rect">
                      <a:avLst/>
                    </a:prstGeom>
                    <a:noFill/>
                    <a:extLst/>
                  </pic:spPr>
                </pic:pic>
              </a:graphicData>
            </a:graphic>
          </wp:inline>
        </w:drawing>
      </w:r>
    </w:p>
    <w:p w14:paraId="21CB28E8" w14:textId="0DC63884" w:rsidR="00176D29" w:rsidRDefault="009377EA" w:rsidP="009377EA">
      <w:pPr>
        <w:pStyle w:val="Caption"/>
        <w:bidi w:val="0"/>
        <w:spacing w:after="0"/>
        <w:jc w:val="center"/>
        <w:rPr>
          <w:rFonts w:ascii="David" w:hAnsi="David" w:cs="David"/>
          <w:rtl/>
        </w:rPr>
      </w:pPr>
      <w:r>
        <w:rPr>
          <w:rFonts w:ascii="David" w:hAnsi="David" w:cs="David"/>
        </w:rPr>
        <w:t>figure</w:t>
      </w:r>
      <w:r w:rsidRPr="00C60D93">
        <w:rPr>
          <w:rFonts w:ascii="David" w:hAnsi="David" w:cs="David"/>
          <w:rtl/>
        </w:rPr>
        <w:t xml:space="preserve"> </w:t>
      </w:r>
      <w:r w:rsidR="00DD6130" w:rsidRPr="00116102">
        <w:rPr>
          <w:rFonts w:ascii="David" w:hAnsi="David" w:cs="David"/>
          <w:rtl/>
        </w:rPr>
        <w:t>3</w:t>
      </w:r>
    </w:p>
    <w:p w14:paraId="717C55BB" w14:textId="36F6AFFC" w:rsidR="00CB2371" w:rsidRDefault="00027154" w:rsidP="009377EA">
      <w:pPr>
        <w:bidi w:val="0"/>
        <w:ind w:left="206" w:right="206"/>
        <w:rPr>
          <w:rFonts w:ascii="David" w:hAnsi="David" w:cs="David"/>
          <w:rtl/>
        </w:rPr>
      </w:pPr>
      <w:r>
        <w:rPr>
          <w:sz w:val="18"/>
          <w:szCs w:val="18"/>
        </w:rPr>
        <w:t>A c</w:t>
      </w:r>
      <w:r w:rsidRPr="00027154">
        <w:rPr>
          <w:sz w:val="18"/>
          <w:szCs w:val="18"/>
        </w:rPr>
        <w:t>lassic structure of VQA network</w:t>
      </w:r>
    </w:p>
    <w:p w14:paraId="5FF913A5" w14:textId="7905A403" w:rsidR="00027154" w:rsidRPr="00C60D93" w:rsidRDefault="00027154" w:rsidP="009377EA">
      <w:pPr>
        <w:bidi w:val="0"/>
        <w:ind w:left="206" w:right="206"/>
        <w:rPr>
          <w:rFonts w:ascii="David" w:hAnsi="David" w:cs="David"/>
        </w:rPr>
      </w:pPr>
      <w:r w:rsidRPr="00027154">
        <w:rPr>
          <w:rFonts w:ascii="David" w:hAnsi="David" w:cs="David"/>
        </w:rPr>
        <w:t xml:space="preserve">The input to the </w:t>
      </w:r>
      <w:r>
        <w:rPr>
          <w:rFonts w:ascii="David" w:hAnsi="David" w:cs="David"/>
        </w:rPr>
        <w:t xml:space="preserve">VQA </w:t>
      </w:r>
      <w:r w:rsidRPr="00027154">
        <w:rPr>
          <w:rFonts w:ascii="David" w:hAnsi="David" w:cs="David"/>
        </w:rPr>
        <w:t xml:space="preserve">system </w:t>
      </w:r>
      <w:r>
        <w:rPr>
          <w:rFonts w:ascii="David" w:hAnsi="David" w:cs="David"/>
        </w:rPr>
        <w:t>is</w:t>
      </w:r>
      <w:r w:rsidRPr="00027154">
        <w:rPr>
          <w:rFonts w:ascii="David" w:hAnsi="David" w:cs="David"/>
        </w:rPr>
        <w:t xml:space="preserve"> the pictures and questions / answers received within </w:t>
      </w:r>
      <w:r>
        <w:rPr>
          <w:rFonts w:ascii="David" w:hAnsi="David" w:cs="David"/>
        </w:rPr>
        <w:t>from the ImageCLEF contest</w:t>
      </w:r>
      <w:r w:rsidRPr="00027154">
        <w:rPr>
          <w:rFonts w:ascii="David" w:hAnsi="David" w:cs="David"/>
        </w:rPr>
        <w:t xml:space="preserve">. In the meantime, we used images from </w:t>
      </w:r>
      <w:r>
        <w:rPr>
          <w:rFonts w:ascii="David" w:hAnsi="David" w:cs="David"/>
        </w:rPr>
        <w:t xml:space="preserve">the </w:t>
      </w:r>
      <w:r w:rsidRPr="00027154">
        <w:rPr>
          <w:rFonts w:ascii="David" w:hAnsi="David" w:cs="David"/>
        </w:rPr>
        <w:t>2018 contest that include 2280 images with 5300 questions and answers. For the system evaluation we received a similar set of 325 pictures and 500 questions / answers</w:t>
      </w:r>
      <w:r>
        <w:rPr>
          <w:rFonts w:ascii="David" w:hAnsi="David" w:cs="David"/>
        </w:rPr>
        <w:t>.</w:t>
      </w:r>
    </w:p>
    <w:p w14:paraId="6D4A1E9C" w14:textId="59A25D82" w:rsidR="00027154" w:rsidRPr="00027154" w:rsidRDefault="00027154" w:rsidP="00CD20E9">
      <w:pPr>
        <w:bidi w:val="0"/>
        <w:ind w:left="206" w:right="206"/>
        <w:rPr>
          <w:rFonts w:ascii="David" w:hAnsi="David" w:cs="David"/>
        </w:rPr>
      </w:pPr>
      <w:r w:rsidRPr="00027154">
        <w:rPr>
          <w:rFonts w:ascii="David" w:hAnsi="David" w:cs="David"/>
        </w:rPr>
        <w:t xml:space="preserve">The source of the corpus </w:t>
      </w:r>
      <w:r>
        <w:rPr>
          <w:rFonts w:ascii="David" w:hAnsi="David" w:cs="David"/>
        </w:rPr>
        <w:t xml:space="preserve">content </w:t>
      </w:r>
      <w:r w:rsidRPr="00027154">
        <w:rPr>
          <w:rFonts w:ascii="David" w:hAnsi="David" w:cs="David"/>
        </w:rPr>
        <w:t>is a previous challenge of ImageCLEF (ImageCLEF 2017 caption prediction), in which the task was to predict what the caption attached to a medical picture would be in PubMed Central articles (an open archive of medical articles and articles).</w:t>
      </w:r>
    </w:p>
    <w:p w14:paraId="3712B8DC" w14:textId="22A880E4" w:rsidR="00027154" w:rsidRDefault="00027154" w:rsidP="009377EA">
      <w:pPr>
        <w:bidi w:val="0"/>
        <w:ind w:left="206" w:right="206"/>
        <w:rPr>
          <w:rFonts w:ascii="David" w:hAnsi="David" w:cs="David"/>
        </w:rPr>
      </w:pPr>
      <w:r>
        <w:rPr>
          <w:rFonts w:ascii="David" w:hAnsi="David" w:cs="David"/>
        </w:rPr>
        <w:t xml:space="preserve">The </w:t>
      </w:r>
      <w:r w:rsidRPr="00027154">
        <w:rPr>
          <w:rFonts w:ascii="David" w:hAnsi="David" w:cs="David"/>
        </w:rPr>
        <w:t xml:space="preserve">images + </w:t>
      </w:r>
      <w:r>
        <w:rPr>
          <w:rFonts w:ascii="David" w:hAnsi="David" w:cs="David"/>
        </w:rPr>
        <w:t xml:space="preserve">captions </w:t>
      </w:r>
      <w:r>
        <w:rPr>
          <w:rFonts w:ascii="David" w:hAnsi="David" w:cs="David"/>
        </w:rPr>
        <w:t>were</w:t>
      </w:r>
      <w:r>
        <w:rPr>
          <w:rFonts w:ascii="David" w:hAnsi="David" w:cs="David"/>
        </w:rPr>
        <w:t xml:space="preserve"> then used as the input for </w:t>
      </w:r>
      <w:r w:rsidRPr="00027154">
        <w:rPr>
          <w:rFonts w:ascii="David" w:hAnsi="David" w:cs="David"/>
        </w:rPr>
        <w:t xml:space="preserve">a question / answer </w:t>
      </w:r>
      <w:r w:rsidRPr="00027154">
        <w:rPr>
          <w:rFonts w:ascii="David" w:hAnsi="David" w:cs="David"/>
        </w:rPr>
        <w:t xml:space="preserve">generator algorithm. In the first stage, the algorithm simplifies complex sentences </w:t>
      </w:r>
      <w:r>
        <w:rPr>
          <w:rFonts w:ascii="David" w:hAnsi="David" w:cs="David"/>
        </w:rPr>
        <w:t>into</w:t>
      </w:r>
      <w:r w:rsidRPr="00027154">
        <w:rPr>
          <w:rFonts w:ascii="David" w:hAnsi="David" w:cs="David"/>
        </w:rPr>
        <w:t xml:space="preserve"> few simple sentences, then replaces the subject of the sentence with a question </w:t>
      </w:r>
      <w:r w:rsidR="0085487D" w:rsidRPr="00027154">
        <w:rPr>
          <w:rFonts w:ascii="David" w:hAnsi="David" w:cs="David"/>
        </w:rPr>
        <w:t>word and</w:t>
      </w:r>
      <w:r w:rsidRPr="00027154">
        <w:rPr>
          <w:rFonts w:ascii="David" w:hAnsi="David" w:cs="David"/>
        </w:rPr>
        <w:t xml:space="preserve"> </w:t>
      </w:r>
      <w:r>
        <w:rPr>
          <w:rFonts w:ascii="David" w:hAnsi="David" w:cs="David"/>
        </w:rPr>
        <w:t>sets</w:t>
      </w:r>
      <w:r w:rsidRPr="00027154">
        <w:rPr>
          <w:rFonts w:ascii="David" w:hAnsi="David" w:cs="David"/>
        </w:rPr>
        <w:t xml:space="preserve"> the subject </w:t>
      </w:r>
      <w:r>
        <w:rPr>
          <w:rFonts w:ascii="David" w:hAnsi="David" w:cs="David"/>
        </w:rPr>
        <w:t xml:space="preserve">the </w:t>
      </w:r>
      <w:r w:rsidRPr="00027154">
        <w:rPr>
          <w:rFonts w:ascii="David" w:hAnsi="David" w:cs="David"/>
        </w:rPr>
        <w:t xml:space="preserve">answer to the </w:t>
      </w:r>
      <w:r>
        <w:rPr>
          <w:rFonts w:ascii="David" w:hAnsi="David" w:cs="David"/>
        </w:rPr>
        <w:t xml:space="preserve">newly generated </w:t>
      </w:r>
      <w:r w:rsidRPr="00027154">
        <w:rPr>
          <w:rFonts w:ascii="David" w:hAnsi="David" w:cs="David"/>
        </w:rPr>
        <w:t xml:space="preserve">question. Finally, the questions / answers were also </w:t>
      </w:r>
      <w:r>
        <w:rPr>
          <w:rFonts w:ascii="David" w:hAnsi="David" w:cs="David"/>
        </w:rPr>
        <w:t>reviewed</w:t>
      </w:r>
      <w:r w:rsidRPr="00027154">
        <w:rPr>
          <w:rFonts w:ascii="David" w:hAnsi="David" w:cs="David"/>
        </w:rPr>
        <w:t xml:space="preserve"> by a pair of experts who </w:t>
      </w:r>
      <w:r>
        <w:rPr>
          <w:rFonts w:ascii="David" w:hAnsi="David" w:cs="David"/>
        </w:rPr>
        <w:t xml:space="preserve">cleaned the results into a </w:t>
      </w:r>
      <w:r w:rsidRPr="00027154">
        <w:rPr>
          <w:rFonts w:ascii="David" w:hAnsi="David" w:cs="David"/>
        </w:rPr>
        <w:t>reasonable outcome</w:t>
      </w:r>
      <w:r w:rsidRPr="00027154">
        <w:rPr>
          <w:rFonts w:ascii="David" w:hAnsi="David" w:cs="David"/>
        </w:rPr>
        <w:t>.</w:t>
      </w:r>
    </w:p>
    <w:p w14:paraId="1DAA832C" w14:textId="77777777" w:rsidR="00027154" w:rsidRDefault="00027154" w:rsidP="009377EA">
      <w:pPr>
        <w:bidi w:val="0"/>
        <w:rPr>
          <w:rFonts w:ascii="David" w:hAnsi="David" w:cs="David"/>
        </w:rPr>
      </w:pPr>
      <w:r>
        <w:rPr>
          <w:rFonts w:ascii="David" w:hAnsi="David" w:cs="David"/>
        </w:rPr>
        <w:br w:type="page"/>
      </w:r>
    </w:p>
    <w:p w14:paraId="748B3B40" w14:textId="657AE948" w:rsidR="00176D29" w:rsidRPr="00C60D93" w:rsidRDefault="00176D29" w:rsidP="009377EA">
      <w:pPr>
        <w:bidi w:val="0"/>
        <w:ind w:left="206" w:right="206"/>
        <w:rPr>
          <w:rFonts w:ascii="David" w:hAnsi="David" w:cs="David"/>
          <w:rtl/>
        </w:rPr>
      </w:pPr>
    </w:p>
    <w:p w14:paraId="1B95195F" w14:textId="4405AADC" w:rsidR="00176D29" w:rsidRPr="00C60D93" w:rsidRDefault="00027154" w:rsidP="009377EA">
      <w:pPr>
        <w:bidi w:val="0"/>
        <w:ind w:left="26" w:right="206"/>
        <w:rPr>
          <w:rFonts w:ascii="David" w:hAnsi="David" w:cs="David"/>
          <w:rtl/>
        </w:rPr>
      </w:pPr>
      <w:r w:rsidRPr="00C60D93">
        <w:rPr>
          <w:rFonts w:ascii="David" w:hAnsi="David" w:cs="David"/>
          <w:noProof/>
        </w:rPr>
        <mc:AlternateContent>
          <mc:Choice Requires="wpg">
            <w:drawing>
              <wp:anchor distT="0" distB="0" distL="114300" distR="114300" simplePos="0" relativeHeight="251679744" behindDoc="0" locked="0" layoutInCell="1" allowOverlap="1" wp14:anchorId="6BC707CA" wp14:editId="64BED35D">
                <wp:simplePos x="0" y="0"/>
                <wp:positionH relativeFrom="column">
                  <wp:posOffset>88900</wp:posOffset>
                </wp:positionH>
                <wp:positionV relativeFrom="paragraph">
                  <wp:posOffset>92710</wp:posOffset>
                </wp:positionV>
                <wp:extent cx="1790700" cy="1905000"/>
                <wp:effectExtent l="0" t="0" r="19050" b="19050"/>
                <wp:wrapThrough wrapText="bothSides">
                  <wp:wrapPolygon edited="0">
                    <wp:start x="0" y="0"/>
                    <wp:lineTo x="0" y="13176"/>
                    <wp:lineTo x="919" y="14040"/>
                    <wp:lineTo x="0" y="14256"/>
                    <wp:lineTo x="0" y="21600"/>
                    <wp:lineTo x="21600" y="21600"/>
                    <wp:lineTo x="21600" y="18792"/>
                    <wp:lineTo x="13098" y="17280"/>
                    <wp:lineTo x="12868" y="14040"/>
                    <wp:lineTo x="11030" y="13824"/>
                    <wp:lineTo x="11260"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1790700" cy="1905000"/>
                          <a:chOff x="0" y="0"/>
                          <a:chExt cx="1790700" cy="1905000"/>
                        </a:xfrm>
                      </wpg:grpSpPr>
                      <pic:pic xmlns:pic="http://schemas.openxmlformats.org/drawingml/2006/picture">
                        <pic:nvPicPr>
                          <pic:cNvPr id="30" name="Content Placeholder 4" descr="A picture containing clothing&#10;&#10;Description generated with very high confidence">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750" y="0"/>
                            <a:ext cx="875665" cy="1188720"/>
                          </a:xfrm>
                          <a:prstGeom prst="rect">
                            <a:avLst/>
                          </a:prstGeom>
                        </pic:spPr>
                      </pic:pic>
                      <wps:wsp>
                        <wps:cNvPr id="31" name="Rectangle 5">
                          <a:extLst/>
                        </wps:cNvPr>
                        <wps:cNvSpPr/>
                        <wps:spPr>
                          <a:xfrm>
                            <a:off x="31750" y="1250950"/>
                            <a:ext cx="1016000" cy="368300"/>
                          </a:xfrm>
                          <a:prstGeom prst="rect">
                            <a:avLst/>
                          </a:prstGeom>
                        </wps:spPr>
                        <wps:style>
                          <a:lnRef idx="2">
                            <a:schemeClr val="dk1"/>
                          </a:lnRef>
                          <a:fillRef idx="1">
                            <a:schemeClr val="lt1"/>
                          </a:fillRef>
                          <a:effectRef idx="0">
                            <a:schemeClr val="dk1"/>
                          </a:effectRef>
                          <a:fontRef idx="minor">
                            <a:schemeClr val="dk1"/>
                          </a:fontRef>
                        </wps:style>
                        <wps:txbx>
                          <w:txbxContent>
                            <w:p w14:paraId="4AE0BEE9" w14:textId="6FF46517"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wps:txbx>
                        <wps:bodyPr wrap="square">
                          <a:noAutofit/>
                        </wps:bodyPr>
                      </wps:wsp>
                      <wps:wsp>
                        <wps:cNvPr id="2055" name="Rectangle 6">
                          <a:extLst/>
                        </wps:cNvPr>
                        <wps:cNvSpPr/>
                        <wps:spPr>
                          <a:xfrm>
                            <a:off x="0" y="1682750"/>
                            <a:ext cx="1790700" cy="222250"/>
                          </a:xfrm>
                          <a:prstGeom prst="rect">
                            <a:avLst/>
                          </a:prstGeom>
                        </wps:spPr>
                        <wps:style>
                          <a:lnRef idx="2">
                            <a:schemeClr val="dk1"/>
                          </a:lnRef>
                          <a:fillRef idx="1">
                            <a:schemeClr val="lt1"/>
                          </a:fillRef>
                          <a:effectRef idx="0">
                            <a:schemeClr val="dk1"/>
                          </a:effectRef>
                          <a:fontRef idx="minor">
                            <a:schemeClr val="dk1"/>
                          </a:fontRef>
                        </wps:style>
                        <wps:txbx>
                          <w:txbxContent>
                            <w:p w14:paraId="0AA0507B" w14:textId="28D86A01"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wps:txbx>
                        <wps:bodyPr wrap="square">
                          <a:noAutofit/>
                        </wps:bodyPr>
                      </wps:wsp>
                    </wpg:wgp>
                  </a:graphicData>
                </a:graphic>
              </wp:anchor>
            </w:drawing>
          </mc:Choice>
          <mc:Fallback>
            <w:pict>
              <v:group w14:anchorId="6BC707CA" id="Group 29" o:spid="_x0000_s1045" style="position:absolute;left:0;text-align:left;margin-left:7pt;margin-top:7.3pt;width:141pt;height:150pt;z-index:251679744;mso-position-horizontal-relative:text;mso-position-vertical-relative:text" coordsize="17907,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">
                <v:rect id="Rectangle 5" o:spid="_x0000_s1047" style="position:absolute;left:317;top:12509;width:1016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" fillcolor="white [3201]" strokecolor="black [3200]" strokeweight="1pt">
                  <v:textbox>
                    <w:txbxContent>
                      <w:p w14:paraId="4AE0BEE9" w14:textId="6FF46517"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v:textbox>
                </v:rect>
                <v:rect id="Rectangle 6" o:spid="_x0000_s1048" style="position:absolute;top:16827;width:1790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" fillcolor="white [3201]" strokecolor="black [3200]" strokeweight="1pt">
                  <v:textbox>
                    <w:txbxContent>
                      <w:p w14:paraId="0AA0507B" w14:textId="28D86A01"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v:textbox>
                </v:rect>
                <w10:wrap type="through"/>
              </v:group>
            </w:pict>
          </mc:Fallback>
        </mc:AlternateContent>
      </w:r>
      <w:r>
        <w:rPr>
          <w:rFonts w:ascii="David" w:hAnsi="David" w:cs="David" w:hint="cs"/>
          <w:rtl/>
        </w:rPr>
        <w:t xml:space="preserve"> </w:t>
      </w:r>
      <w:r w:rsidR="00176D29" w:rsidRPr="00C60D93">
        <w:rPr>
          <w:rFonts w:ascii="David" w:hAnsi="David" w:cs="David"/>
          <w:noProof/>
          <w:rtl/>
        </w:rPr>
        <mc:AlternateContent>
          <mc:Choice Requires="wpg">
            <w:drawing>
              <wp:inline distT="0" distB="0" distL="0" distR="0" wp14:anchorId="24905543" wp14:editId="07BF92DF">
                <wp:extent cx="1717675" cy="2006600"/>
                <wp:effectExtent l="0" t="0" r="15875" b="12700"/>
                <wp:docPr id="17" name="Group 17"/>
                <wp:cNvGraphicFramePr/>
                <a:graphic xmlns:a="http://schemas.openxmlformats.org/drawingml/2006/main">
                  <a:graphicData uri="http://schemas.microsoft.com/office/word/2010/wordprocessingGroup">
                    <wpg:wgp>
                      <wpg:cNvGrpSpPr/>
                      <wpg:grpSpPr>
                        <a:xfrm>
                          <a:off x="0" y="0"/>
                          <a:ext cx="1717675" cy="2006600"/>
                          <a:chOff x="0" y="0"/>
                          <a:chExt cx="1717675" cy="2006600"/>
                        </a:xfrm>
                      </wpg:grpSpPr>
                      <wps:wsp>
                        <wps:cNvPr id="13" name="Rectangle 9">
                          <a:extLst/>
                        </wps:cNvPr>
                        <wps:cNvSpPr/>
                        <wps:spPr>
                          <a:xfrm>
                            <a:off x="0" y="1289050"/>
                            <a:ext cx="1717675" cy="387350"/>
                          </a:xfrm>
                          <a:prstGeom prst="rect">
                            <a:avLst/>
                          </a:prstGeom>
                        </wps:spPr>
                        <wps:style>
                          <a:lnRef idx="2">
                            <a:schemeClr val="dk1"/>
                          </a:lnRef>
                          <a:fillRef idx="1">
                            <a:schemeClr val="lt1"/>
                          </a:fillRef>
                          <a:effectRef idx="0">
                            <a:schemeClr val="dk1"/>
                          </a:effectRef>
                          <a:fontRef idx="minor">
                            <a:schemeClr val="dk1"/>
                          </a:fontRef>
                        </wps:style>
                        <wps:txbx>
                          <w:txbxContent>
                            <w:p w14:paraId="16A843AF" w14:textId="20A6A728" w:rsidR="0085487D" w:rsidRPr="00176D29" w:rsidRDefault="0085487D" w:rsidP="00176D29">
                              <w:pPr>
                                <w:pStyle w:val="NormalWeb"/>
                                <w:spacing w:before="0" w:beforeAutospacing="0" w:after="0" w:afterAutospacing="0"/>
                                <w:rPr>
                                  <w:sz w:val="6"/>
                                  <w:szCs w:val="6"/>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 shows air space consolidation in left lower lobe?</w:t>
                              </w:r>
                            </w:p>
                          </w:txbxContent>
                        </wps:txbx>
                        <wps:bodyPr wrap="square">
                          <a:noAutofit/>
                        </wps:bodyPr>
                      </wps:wsp>
                      <wps:wsp>
                        <wps:cNvPr id="14" name="Rectangle 10">
                          <a:extLst/>
                        </wps:cNvPr>
                        <wps:cNvSpPr/>
                        <wps:spPr>
                          <a:xfrm>
                            <a:off x="0" y="1765300"/>
                            <a:ext cx="482600" cy="241300"/>
                          </a:xfrm>
                          <a:prstGeom prst="rect">
                            <a:avLst/>
                          </a:prstGeom>
                        </wps:spPr>
                        <wps:style>
                          <a:lnRef idx="2">
                            <a:schemeClr val="dk1"/>
                          </a:lnRef>
                          <a:fillRef idx="1">
                            <a:schemeClr val="lt1"/>
                          </a:fillRef>
                          <a:effectRef idx="0">
                            <a:schemeClr val="dk1"/>
                          </a:effectRef>
                          <a:fontRef idx="minor">
                            <a:schemeClr val="dk1"/>
                          </a:fontRef>
                        </wps:style>
                        <wps:txbx>
                          <w:txbxContent>
                            <w:p w14:paraId="407B9251" w14:textId="73C841BF" w:rsidR="0085487D" w:rsidRPr="00176D29" w:rsidRDefault="0085487D" w:rsidP="00176D29">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CT</w:t>
                              </w:r>
                            </w:p>
                          </w:txbxContent>
                        </wps:txbx>
                        <wps:bodyPr wrap="square">
                          <a:noAutofit/>
                        </wps:bodyPr>
                      </wps:wsp>
                      <pic:pic xmlns:pic="http://schemas.openxmlformats.org/drawingml/2006/picture">
                        <pic:nvPicPr>
                          <pic:cNvPr id="15" name="Picture 12" descr="A picture containing table, sitting, photo&#10;&#10;Description generated with high confidence">
                            <a:extLst>
                              <a:ext uri="{FF2B5EF4-FFF2-40B4-BE49-F238E27FC236}">
                                <a16:creationId xmlns:a16="http://schemas.microsoft.com/office/drawing/2014/main" id="{D15C4823-6E62-4A1E-BADF-66C937C8D37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1206500"/>
                          </a:xfrm>
                          <a:prstGeom prst="rect">
                            <a:avLst/>
                          </a:prstGeom>
                        </pic:spPr>
                      </pic:pic>
                    </wpg:wgp>
                  </a:graphicData>
                </a:graphic>
              </wp:inline>
            </w:drawing>
          </mc:Choice>
          <mc:Fallback>
            <w:pict>
              <v:group w14:anchorId="24905543" id="Group 17" o:spid="_x0000_s1049" style="width:135.25pt;height:158pt;mso-position-horizontal-relative:char;mso-position-vertical-relative:line" coordsize="17176,20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">
                <v:rect id="Rectangle 9" o:spid="_x0000_s1050" style="position:absolute;top:12890;width:1717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" fillcolor="white [3201]" strokecolor="black [3200]" strokeweight="1pt">
                  <v:textbox>
                    <w:txbxContent>
                      <w:p w14:paraId="16A843AF" w14:textId="20A6A728" w:rsidR="0085487D" w:rsidRPr="00176D29" w:rsidRDefault="0085487D" w:rsidP="00176D29">
                        <w:pPr>
                          <w:pStyle w:val="NormalWeb"/>
                          <w:spacing w:before="0" w:beforeAutospacing="0" w:after="0" w:afterAutospacing="0"/>
                          <w:rPr>
                            <w:sz w:val="6"/>
                            <w:szCs w:val="6"/>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 shows air space consolidation in left lower lobe?</w:t>
                        </w:r>
                      </w:p>
                    </w:txbxContent>
                  </v:textbox>
                </v:rect>
                <v:rect id="Rectangle 10" o:spid="_x0000_s1051" style="position:absolute;top:17653;width:482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" fillcolor="white [3201]" strokecolor="black [3200]" strokeweight="1pt">
                  <v:textbox>
                    <w:txbxContent>
                      <w:p w14:paraId="407B9251" w14:textId="73C841BF" w:rsidR="0085487D" w:rsidRPr="00176D29" w:rsidRDefault="0085487D" w:rsidP="00176D29">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CT</w:t>
                        </w:r>
                      </w:p>
                    </w:txbxContent>
                  </v:textbox>
                </v:rect>
                <v:shape id="Picture 12" o:spid="_x0000_s1052" type="#_x0000_t75" alt="A picture containing table, sitting, photo&#10;&#10;Description generated with high confidence" style="position:absolute;width:1219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">
                  <v:imagedata r:id="rId25" o:title="A picture containing table, sitting, photo&#10;&#10;Description generated with high confidence"/>
                </v:shape>
                <w10:wrap anchorx="page"/>
                <w10:anchorlock/>
              </v:group>
            </w:pict>
          </mc:Fallback>
        </mc:AlternateContent>
      </w:r>
      <w:r w:rsidR="00176D29" w:rsidRPr="00C60D93">
        <w:rPr>
          <w:rFonts w:ascii="David" w:hAnsi="David" w:cs="David"/>
          <w:noProof/>
        </w:rPr>
        <w:t xml:space="preserve"> </w:t>
      </w:r>
      <w:r>
        <w:rPr>
          <w:rFonts w:ascii="David" w:hAnsi="David" w:cs="David"/>
          <w:noProof/>
        </w:rPr>
        <w:t xml:space="preserve">  </w:t>
      </w:r>
      <w:r w:rsidR="0085487D">
        <w:rPr>
          <w:rFonts w:ascii="David" w:hAnsi="David" w:cs="David"/>
          <w:noProof/>
        </w:rPr>
        <w:t xml:space="preserve">                                       </w:t>
      </w:r>
      <w:r>
        <w:rPr>
          <w:rFonts w:ascii="David" w:hAnsi="David" w:cs="David"/>
          <w:noProof/>
        </w:rPr>
        <w:t xml:space="preserve"> </w:t>
      </w:r>
    </w:p>
    <w:p w14:paraId="3E3B9C04" w14:textId="28789C14" w:rsidR="001B7333" w:rsidRPr="00C60D93" w:rsidRDefault="001B7333" w:rsidP="009377EA">
      <w:pPr>
        <w:bidi w:val="0"/>
        <w:ind w:left="206" w:right="206" w:hanging="180"/>
        <w:rPr>
          <w:rFonts w:ascii="David" w:hAnsi="David" w:cs="David"/>
          <w:rtl/>
        </w:rPr>
      </w:pPr>
    </w:p>
    <w:p w14:paraId="7A5C3B34" w14:textId="0505E955" w:rsidR="001B7333" w:rsidRPr="00C60D93" w:rsidRDefault="001B7333" w:rsidP="009377EA">
      <w:pPr>
        <w:bidi w:val="0"/>
        <w:ind w:left="206" w:right="206" w:hanging="180"/>
        <w:rPr>
          <w:rFonts w:ascii="David" w:hAnsi="David" w:cs="David" w:hint="cs"/>
          <w:rtl/>
        </w:rPr>
      </w:pPr>
    </w:p>
    <w:p w14:paraId="5A2E7F57" w14:textId="106C8620" w:rsidR="001B7333" w:rsidRPr="00C60D93" w:rsidRDefault="00027154" w:rsidP="009377EA">
      <w:pPr>
        <w:pStyle w:val="Heading1"/>
        <w:bidi w:val="0"/>
        <w:spacing w:before="0"/>
        <w:ind w:right="206"/>
        <w:rPr>
          <w:rFonts w:ascii="David" w:hAnsi="David" w:cs="David"/>
        </w:rPr>
      </w:pPr>
      <w:bookmarkStart w:id="11" w:name="_Toc532554272"/>
      <w:r>
        <w:rPr>
          <w:rFonts w:ascii="David" w:hAnsi="David" w:cs="David" w:hint="cs"/>
        </w:rPr>
        <w:t>P</w:t>
      </w:r>
      <w:r w:rsidRPr="00027154">
        <w:rPr>
          <w:rFonts w:ascii="David" w:hAnsi="David" w:cs="David"/>
        </w:rPr>
        <w:t>reliminary results</w:t>
      </w:r>
      <w:bookmarkEnd w:id="11"/>
    </w:p>
    <w:p w14:paraId="13DE313A" w14:textId="21EE6C00" w:rsidR="001B7333" w:rsidRPr="00C60D93" w:rsidRDefault="00027154" w:rsidP="009377EA">
      <w:pPr>
        <w:pStyle w:val="Heading2"/>
        <w:bidi w:val="0"/>
        <w:spacing w:before="0"/>
        <w:ind w:left="206" w:right="206" w:hanging="180"/>
        <w:rPr>
          <w:rFonts w:ascii="David" w:hAnsi="David" w:cs="David"/>
        </w:rPr>
      </w:pPr>
      <w:bookmarkStart w:id="12" w:name="_Toc532554273"/>
      <w:r>
        <w:rPr>
          <w:rFonts w:ascii="David" w:hAnsi="David" w:cs="David" w:hint="cs"/>
        </w:rPr>
        <w:t>M</w:t>
      </w:r>
      <w:r>
        <w:rPr>
          <w:rFonts w:ascii="David" w:hAnsi="David" w:cs="David"/>
        </w:rPr>
        <w:t>etrics</w:t>
      </w:r>
      <w:bookmarkEnd w:id="12"/>
    </w:p>
    <w:p w14:paraId="6A980C10" w14:textId="6D273FF3" w:rsidR="001B7333" w:rsidRPr="00C60D93" w:rsidRDefault="001B7333" w:rsidP="009377EA">
      <w:pPr>
        <w:pStyle w:val="Heading3"/>
        <w:bidi w:val="0"/>
        <w:ind w:firstLine="206"/>
        <w:rPr>
          <w:rFonts w:ascii="David" w:hAnsi="David" w:cs="David" w:hint="cs"/>
          <w:rtl/>
        </w:rPr>
      </w:pPr>
      <w:bookmarkStart w:id="13" w:name="_Toc532554274"/>
      <w:r w:rsidRPr="00C60D93">
        <w:rPr>
          <w:rFonts w:ascii="David" w:hAnsi="David" w:cs="David"/>
        </w:rPr>
        <w:t>WBSS</w:t>
      </w:r>
      <w:bookmarkEnd w:id="13"/>
    </w:p>
    <w:p w14:paraId="0F583B6C" w14:textId="08AA8B78" w:rsidR="00027154" w:rsidRPr="00027154" w:rsidRDefault="00027154" w:rsidP="009377EA">
      <w:pPr>
        <w:bidi w:val="0"/>
        <w:spacing w:after="0"/>
        <w:ind w:left="206" w:right="206"/>
        <w:rPr>
          <w:rFonts w:ascii="David" w:hAnsi="David" w:cs="David"/>
        </w:rPr>
      </w:pPr>
      <w:r w:rsidRPr="00027154">
        <w:rPr>
          <w:rFonts w:ascii="David" w:hAnsi="David" w:cs="David"/>
        </w:rPr>
        <w:t>Th</w:t>
      </w:r>
      <w:r w:rsidR="002D0873">
        <w:rPr>
          <w:rFonts w:ascii="David" w:hAnsi="David" w:cs="David"/>
        </w:rPr>
        <w:t>e WBSS</w:t>
      </w:r>
      <w:r w:rsidRPr="00027154">
        <w:rPr>
          <w:rFonts w:ascii="David" w:hAnsi="David" w:cs="David"/>
        </w:rPr>
        <w:t xml:space="preserve"> </w:t>
      </w:r>
      <w:r w:rsidR="002D0873">
        <w:rPr>
          <w:rFonts w:ascii="David" w:hAnsi="David" w:cs="David"/>
        </w:rPr>
        <w:t xml:space="preserve">metric </w:t>
      </w:r>
      <w:r w:rsidRPr="00027154">
        <w:rPr>
          <w:rFonts w:ascii="David" w:hAnsi="David" w:cs="David"/>
        </w:rPr>
        <w:t xml:space="preserve">estimates the </w:t>
      </w:r>
      <w:r w:rsidR="002D0873">
        <w:rPr>
          <w:rFonts w:ascii="David" w:hAnsi="David" w:cs="David"/>
        </w:rPr>
        <w:t xml:space="preserve">machine generated </w:t>
      </w:r>
      <w:r w:rsidRPr="00027154">
        <w:rPr>
          <w:rFonts w:ascii="David" w:hAnsi="David" w:cs="David"/>
        </w:rPr>
        <w:t xml:space="preserve">output </w:t>
      </w:r>
      <w:r w:rsidR="002D0873" w:rsidRPr="00027154">
        <w:rPr>
          <w:rFonts w:ascii="David" w:hAnsi="David" w:cs="David"/>
        </w:rPr>
        <w:t>based on</w:t>
      </w:r>
      <w:r w:rsidRPr="00027154">
        <w:rPr>
          <w:rFonts w:ascii="David" w:hAnsi="David" w:cs="David"/>
        </w:rPr>
        <w:t xml:space="preserve"> semantic similarity in the biomedical field</w:t>
      </w:r>
      <w:r w:rsidRPr="00027154">
        <w:rPr>
          <w:rFonts w:ascii="David" w:hAnsi="David" w:cs="David"/>
          <w:rtl/>
        </w:rPr>
        <w:t>.</w:t>
      </w:r>
    </w:p>
    <w:p w14:paraId="46EC663E" w14:textId="15CD36B4" w:rsidR="00027154" w:rsidRPr="00027154" w:rsidRDefault="002D0873" w:rsidP="009377EA">
      <w:pPr>
        <w:bidi w:val="0"/>
        <w:spacing w:after="0"/>
        <w:ind w:left="206" w:right="206"/>
        <w:rPr>
          <w:rFonts w:ascii="David" w:hAnsi="David" w:cs="David"/>
        </w:rPr>
      </w:pPr>
      <w:r>
        <w:rPr>
          <w:rFonts w:ascii="David" w:hAnsi="David" w:cs="David"/>
          <w:noProof/>
        </w:rPr>
        <mc:AlternateContent>
          <mc:Choice Requires="wpg">
            <w:drawing>
              <wp:anchor distT="0" distB="0" distL="114300" distR="114300" simplePos="0" relativeHeight="251680768" behindDoc="0" locked="0" layoutInCell="1" allowOverlap="1" wp14:anchorId="2043D2B6" wp14:editId="1446DDC3">
                <wp:simplePos x="0" y="0"/>
                <wp:positionH relativeFrom="column">
                  <wp:posOffset>4114800</wp:posOffset>
                </wp:positionH>
                <wp:positionV relativeFrom="paragraph">
                  <wp:posOffset>256540</wp:posOffset>
                </wp:positionV>
                <wp:extent cx="1454150" cy="1771650"/>
                <wp:effectExtent l="0" t="0" r="0" b="0"/>
                <wp:wrapSquare wrapText="bothSides"/>
                <wp:docPr id="2056" name="Group 2056"/>
                <wp:cNvGraphicFramePr/>
                <a:graphic xmlns:a="http://schemas.openxmlformats.org/drawingml/2006/main">
                  <a:graphicData uri="http://schemas.microsoft.com/office/word/2010/wordprocessingGroup">
                    <wpg:wgp>
                      <wpg:cNvGrpSpPr/>
                      <wpg:grpSpPr>
                        <a:xfrm>
                          <a:off x="0" y="0"/>
                          <a:ext cx="1454150" cy="1771650"/>
                          <a:chOff x="-90055" y="0"/>
                          <a:chExt cx="1861705" cy="2382284"/>
                        </a:xfrm>
                      </wpg:grpSpPr>
                      <pic:pic xmlns:pic="http://schemas.openxmlformats.org/drawingml/2006/picture">
                        <pic:nvPicPr>
                          <pic:cNvPr id="1"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8100" y="0"/>
                            <a:ext cx="1733550" cy="1852295"/>
                          </a:xfrm>
                          <a:prstGeom prst="rect">
                            <a:avLst/>
                          </a:prstGeom>
                        </pic:spPr>
                      </pic:pic>
                      <wps:wsp>
                        <wps:cNvPr id="28" name="Text Box 28"/>
                        <wps:cNvSpPr txBox="1"/>
                        <wps:spPr>
                          <a:xfrm>
                            <a:off x="-90055" y="1553747"/>
                            <a:ext cx="1823604" cy="828537"/>
                          </a:xfrm>
                          <a:prstGeom prst="rect">
                            <a:avLst/>
                          </a:prstGeom>
                          <a:noFill/>
                          <a:ln>
                            <a:noFill/>
                          </a:ln>
                        </wps:spPr>
                        <wps:txbx>
                          <w:txbxContent>
                            <w:p w14:paraId="07B8CE8F" w14:textId="77777777" w:rsidR="0085487D" w:rsidRDefault="0085487D" w:rsidP="002D0873">
                              <w:pPr>
                                <w:bidi w:val="0"/>
                                <w:spacing w:after="0"/>
                                <w:jc w:val="center"/>
                                <w:rPr>
                                  <w:i/>
                                  <w:iCs/>
                                  <w:color w:val="44546A" w:themeColor="text2"/>
                                  <w:sz w:val="18"/>
                                  <w:szCs w:val="18"/>
                                </w:rPr>
                              </w:pPr>
                            </w:p>
                            <w:p w14:paraId="7739595F" w14:textId="7E330E4E" w:rsidR="0085487D" w:rsidRPr="002D0873" w:rsidRDefault="0085487D" w:rsidP="005E438C">
                              <w:pPr>
                                <w:bidi w:val="0"/>
                                <w:spacing w:after="0"/>
                                <w:jc w:val="center"/>
                                <w:rPr>
                                  <w:i/>
                                  <w:iCs/>
                                  <w:color w:val="44546A" w:themeColor="text2"/>
                                  <w:sz w:val="18"/>
                                  <w:szCs w:val="18"/>
                                </w:rPr>
                              </w:pPr>
                              <w:r w:rsidRPr="002D0873">
                                <w:rPr>
                                  <w:i/>
                                  <w:iCs/>
                                  <w:color w:val="44546A" w:themeColor="text2"/>
                                  <w:sz w:val="18"/>
                                  <w:szCs w:val="18"/>
                                </w:rPr>
                                <w:t>Figure 4</w:t>
                              </w:r>
                            </w:p>
                            <w:p w14:paraId="7D09BBFB" w14:textId="77777777" w:rsidR="0085487D" w:rsidRDefault="0085487D" w:rsidP="005E438C">
                              <w:pPr>
                                <w:bidi w:val="0"/>
                                <w:spacing w:after="0"/>
                                <w:rPr>
                                  <w:i/>
                                  <w:iCs/>
                                  <w:color w:val="44546A" w:themeColor="text2"/>
                                  <w:sz w:val="18"/>
                                  <w:szCs w:val="18"/>
                                </w:rPr>
                              </w:pPr>
                              <w:r w:rsidRPr="002D0873">
                                <w:rPr>
                                  <w:i/>
                                  <w:iCs/>
                                  <w:color w:val="44546A" w:themeColor="text2"/>
                                  <w:sz w:val="18"/>
                                  <w:szCs w:val="18"/>
                                </w:rPr>
                                <w:t xml:space="preserve">Visualization of </w:t>
                              </w:r>
                            </w:p>
                            <w:p w14:paraId="100800EC" w14:textId="31B4B829" w:rsidR="0085487D" w:rsidRPr="005E438C" w:rsidRDefault="0085487D" w:rsidP="005E438C">
                              <w:pPr>
                                <w:bidi w:val="0"/>
                                <w:spacing w:after="0"/>
                                <w:rPr>
                                  <w:sz w:val="18"/>
                                  <w:szCs w:val="18"/>
                                  <w:rtl/>
                                </w:rPr>
                              </w:pPr>
                              <w:r w:rsidRPr="002D0873">
                                <w:rPr>
                                  <w:i/>
                                  <w:iCs/>
                                  <w:color w:val="44546A" w:themeColor="text2"/>
                                  <w:sz w:val="18"/>
                                  <w:szCs w:val="18"/>
                                </w:rPr>
                                <w:t>depth calculation (f</w:t>
                              </w:r>
                              <w:r>
                                <w:rPr>
                                  <w:i/>
                                  <w:iCs/>
                                  <w:color w:val="44546A" w:themeColor="text2"/>
                                  <w:sz w:val="18"/>
                                  <w:szCs w:val="18"/>
                                </w:rPr>
                                <w:t>u</w:t>
                              </w:r>
                              <w:r w:rsidRPr="002D0873">
                                <w:rPr>
                                  <w:i/>
                                  <w:iCs/>
                                  <w:color w:val="44546A" w:themeColor="text2"/>
                                  <w:sz w:val="18"/>
                                  <w:szCs w:val="18"/>
                                </w:rPr>
                                <w:t>nction 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43D2B6" id="Group 2056" o:spid="_x0000_s1053" style="position:absolute;left:0;text-align:left;margin-left:324pt;margin-top:20.2pt;width:114.5pt;height:139.5pt;z-index:251680768;mso-position-horizontal-relative:text;mso-position-vertical-relative:text;mso-width-relative:margin;mso-height-relative:margin" coordorigin="-900" coordsize="18617,23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">
                <v:shape id="Picture 1" o:spid="_x0000_s1054" type="#_x0000_t75" style="position:absolute;left:381;width:17335;height:1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">
                  <v:imagedata r:id="rId27" o:title=""/>
                </v:shape>
                <v:shape id="Text Box 28" o:spid="_x0000_s1055" type="#_x0000_t202" style="position:absolute;left:-900;top:15537;width:18235;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7B8CE8F" w14:textId="77777777" w:rsidR="0085487D" w:rsidRDefault="0085487D" w:rsidP="002D0873">
                        <w:pPr>
                          <w:bidi w:val="0"/>
                          <w:spacing w:after="0"/>
                          <w:jc w:val="center"/>
                          <w:rPr>
                            <w:i/>
                            <w:iCs/>
                            <w:color w:val="44546A" w:themeColor="text2"/>
                            <w:sz w:val="18"/>
                            <w:szCs w:val="18"/>
                          </w:rPr>
                        </w:pPr>
                      </w:p>
                      <w:p w14:paraId="7739595F" w14:textId="7E330E4E" w:rsidR="0085487D" w:rsidRPr="002D0873" w:rsidRDefault="0085487D" w:rsidP="005E438C">
                        <w:pPr>
                          <w:bidi w:val="0"/>
                          <w:spacing w:after="0"/>
                          <w:jc w:val="center"/>
                          <w:rPr>
                            <w:i/>
                            <w:iCs/>
                            <w:color w:val="44546A" w:themeColor="text2"/>
                            <w:sz w:val="18"/>
                            <w:szCs w:val="18"/>
                          </w:rPr>
                        </w:pPr>
                        <w:r w:rsidRPr="002D0873">
                          <w:rPr>
                            <w:i/>
                            <w:iCs/>
                            <w:color w:val="44546A" w:themeColor="text2"/>
                            <w:sz w:val="18"/>
                            <w:szCs w:val="18"/>
                          </w:rPr>
                          <w:t>Figure 4</w:t>
                        </w:r>
                      </w:p>
                      <w:p w14:paraId="7D09BBFB" w14:textId="77777777" w:rsidR="0085487D" w:rsidRDefault="0085487D" w:rsidP="005E438C">
                        <w:pPr>
                          <w:bidi w:val="0"/>
                          <w:spacing w:after="0"/>
                          <w:rPr>
                            <w:i/>
                            <w:iCs/>
                            <w:color w:val="44546A" w:themeColor="text2"/>
                            <w:sz w:val="18"/>
                            <w:szCs w:val="18"/>
                          </w:rPr>
                        </w:pPr>
                        <w:r w:rsidRPr="002D0873">
                          <w:rPr>
                            <w:i/>
                            <w:iCs/>
                            <w:color w:val="44546A" w:themeColor="text2"/>
                            <w:sz w:val="18"/>
                            <w:szCs w:val="18"/>
                          </w:rPr>
                          <w:t xml:space="preserve">Visualization of </w:t>
                        </w:r>
                      </w:p>
                      <w:p w14:paraId="100800EC" w14:textId="31B4B829" w:rsidR="0085487D" w:rsidRPr="005E438C" w:rsidRDefault="0085487D" w:rsidP="005E438C">
                        <w:pPr>
                          <w:bidi w:val="0"/>
                          <w:spacing w:after="0"/>
                          <w:rPr>
                            <w:sz w:val="18"/>
                            <w:szCs w:val="18"/>
                            <w:rtl/>
                          </w:rPr>
                        </w:pPr>
                        <w:r w:rsidRPr="002D0873">
                          <w:rPr>
                            <w:i/>
                            <w:iCs/>
                            <w:color w:val="44546A" w:themeColor="text2"/>
                            <w:sz w:val="18"/>
                            <w:szCs w:val="18"/>
                          </w:rPr>
                          <w:t>depth calculation (f</w:t>
                        </w:r>
                        <w:r>
                          <w:rPr>
                            <w:i/>
                            <w:iCs/>
                            <w:color w:val="44546A" w:themeColor="text2"/>
                            <w:sz w:val="18"/>
                            <w:szCs w:val="18"/>
                          </w:rPr>
                          <w:t>u</w:t>
                        </w:r>
                        <w:r w:rsidRPr="002D0873">
                          <w:rPr>
                            <w:i/>
                            <w:iCs/>
                            <w:color w:val="44546A" w:themeColor="text2"/>
                            <w:sz w:val="18"/>
                            <w:szCs w:val="18"/>
                          </w:rPr>
                          <w:t>nction d)</w:t>
                        </w:r>
                      </w:p>
                    </w:txbxContent>
                  </v:textbox>
                </v:shape>
                <w10:wrap type="square"/>
              </v:group>
            </w:pict>
          </mc:Fallback>
        </mc:AlternateContent>
      </w:r>
      <w:r w:rsidR="00027154" w:rsidRPr="00027154">
        <w:rPr>
          <w:rFonts w:ascii="David" w:hAnsi="David" w:cs="David"/>
        </w:rPr>
        <w:t>WBSS calculates the similarities between the answer (the output) and the "ground truth" that is provided as a parameter</w:t>
      </w:r>
      <w:r w:rsidR="00027154" w:rsidRPr="00027154">
        <w:rPr>
          <w:rFonts w:ascii="David" w:hAnsi="David" w:cs="David"/>
          <w:rtl/>
        </w:rPr>
        <w:t>.</w:t>
      </w:r>
    </w:p>
    <w:p w14:paraId="0930BC62" w14:textId="419DFA48" w:rsidR="002D0873" w:rsidRDefault="002D0873" w:rsidP="00CD20E9">
      <w:pPr>
        <w:bidi w:val="0"/>
        <w:spacing w:after="0"/>
        <w:ind w:left="206" w:right="206"/>
        <w:rPr>
          <w:rFonts w:ascii="David" w:hAnsi="David" w:cs="David"/>
        </w:rPr>
      </w:pPr>
    </w:p>
    <w:p w14:paraId="761B215A" w14:textId="3D09A3D0" w:rsidR="00027154" w:rsidRPr="00027154" w:rsidRDefault="00027154" w:rsidP="009377EA">
      <w:pPr>
        <w:bidi w:val="0"/>
        <w:spacing w:after="0"/>
        <w:ind w:left="206" w:right="206"/>
        <w:rPr>
          <w:rFonts w:ascii="David" w:hAnsi="David" w:cs="David"/>
        </w:rPr>
      </w:pPr>
      <w:r w:rsidRPr="00027154">
        <w:rPr>
          <w:rFonts w:ascii="David" w:hAnsi="David" w:cs="David"/>
        </w:rPr>
        <w:t>The score is based on the semantic similarity at the word level</w:t>
      </w:r>
      <w:r w:rsidRPr="00027154">
        <w:rPr>
          <w:rFonts w:ascii="David" w:hAnsi="David" w:cs="David"/>
          <w:rtl/>
        </w:rPr>
        <w:t>.</w:t>
      </w:r>
    </w:p>
    <w:p w14:paraId="15A7083A" w14:textId="7D7B6E46" w:rsidR="002D0873" w:rsidRPr="002D0873" w:rsidRDefault="00027154" w:rsidP="00CD20E9">
      <w:pPr>
        <w:bidi w:val="0"/>
        <w:spacing w:after="0"/>
        <w:ind w:left="206" w:right="206"/>
        <w:rPr>
          <w:rFonts w:ascii="David" w:hAnsi="David" w:cs="David"/>
        </w:rPr>
      </w:pPr>
      <w:r w:rsidRPr="00027154">
        <w:rPr>
          <w:rFonts w:ascii="David" w:hAnsi="David" w:cs="David"/>
        </w:rPr>
        <w:t>The words in the corpus, in our case</w:t>
      </w:r>
      <w:r w:rsidR="002D0873">
        <w:rPr>
          <w:rFonts w:ascii="David" w:hAnsi="David" w:cs="David"/>
        </w:rPr>
        <w:t xml:space="preserve"> </w:t>
      </w:r>
      <w:r w:rsidRPr="00027154">
        <w:rPr>
          <w:rFonts w:ascii="David" w:hAnsi="David" w:cs="David"/>
        </w:rPr>
        <w:t>a medical nature</w:t>
      </w:r>
      <w:r w:rsidR="002D0873">
        <w:rPr>
          <w:rFonts w:ascii="David" w:hAnsi="David" w:cs="David"/>
        </w:rPr>
        <w:t>d</w:t>
      </w:r>
      <w:r w:rsidRPr="00027154">
        <w:rPr>
          <w:rFonts w:ascii="David" w:hAnsi="David" w:cs="David"/>
        </w:rPr>
        <w:t xml:space="preserve"> </w:t>
      </w:r>
      <w:r w:rsidR="002D0873">
        <w:rPr>
          <w:rFonts w:ascii="David" w:hAnsi="David" w:cs="David"/>
        </w:rPr>
        <w:t xml:space="preserve">one, are </w:t>
      </w:r>
      <w:r w:rsidRPr="00027154">
        <w:rPr>
          <w:rFonts w:ascii="David" w:hAnsi="David" w:cs="David"/>
        </w:rPr>
        <w:t xml:space="preserve">arranged hierarchically as a graph. The similarity between two words is represented by the length of the shortest path between these two words in the graph. </w:t>
      </w:r>
      <w:r w:rsidR="002D0873" w:rsidRPr="00027154">
        <w:rPr>
          <w:rFonts w:ascii="David" w:hAnsi="David" w:cs="David"/>
        </w:rPr>
        <w:t>If</w:t>
      </w:r>
      <w:r w:rsidRPr="00027154">
        <w:rPr>
          <w:rFonts w:ascii="David" w:hAnsi="David" w:cs="David"/>
        </w:rPr>
        <w:t xml:space="preserve"> the graph was constructed correctly, words of similar </w:t>
      </w:r>
      <w:r w:rsidR="002D0873">
        <w:rPr>
          <w:rFonts w:ascii="David" w:hAnsi="David" w:cs="David"/>
        </w:rPr>
        <w:t>meaning</w:t>
      </w:r>
      <w:r w:rsidRPr="00027154">
        <w:rPr>
          <w:rFonts w:ascii="David" w:hAnsi="David" w:cs="David"/>
        </w:rPr>
        <w:t xml:space="preserve"> would have a shorter path than words of other meaning. for example</w:t>
      </w:r>
      <w:r w:rsidRPr="00027154">
        <w:rPr>
          <w:rFonts w:ascii="David" w:hAnsi="David" w:cs="David"/>
          <w:rtl/>
        </w:rPr>
        <w:t>,</w:t>
      </w:r>
      <w:r w:rsidR="002D0873">
        <w:rPr>
          <w:rFonts w:ascii="David" w:hAnsi="David" w:cs="David"/>
        </w:rPr>
        <w:t xml:space="preserve"> </w:t>
      </w:r>
      <w:r w:rsidR="002D0873">
        <w:rPr>
          <w:rFonts w:ascii="David" w:hAnsi="David" w:cs="David"/>
        </w:rPr>
        <w:t>[tumor, cancer] / [tumor,</w:t>
      </w:r>
      <w:r w:rsidR="002D0873">
        <w:rPr>
          <w:rFonts w:ascii="David" w:hAnsi="David" w:cs="David"/>
        </w:rPr>
        <w:t xml:space="preserve"> fracture] </w:t>
      </w:r>
      <w:r w:rsidR="002D0873" w:rsidRPr="00C60D93">
        <w:rPr>
          <w:rFonts w:ascii="David" w:hAnsi="David" w:cs="David"/>
          <w:noProof/>
          <w:rtl/>
        </w:rPr>
        <mc:AlternateContent>
          <mc:Choice Requires="wps">
            <w:drawing>
              <wp:inline distT="0" distB="0" distL="0" distR="0" wp14:anchorId="5043CC6A" wp14:editId="3CB82CF5">
                <wp:extent cx="102358" cy="45719"/>
                <wp:effectExtent l="0" t="19050" r="31115" b="31115"/>
                <wp:docPr id="2060" name="Arrow: Left 2060"/>
                <wp:cNvGraphicFramePr/>
                <a:graphic xmlns:a="http://schemas.openxmlformats.org/drawingml/2006/main">
                  <a:graphicData uri="http://schemas.microsoft.com/office/word/2010/wordprocessingShape">
                    <wps:wsp>
                      <wps:cNvSpPr/>
                      <wps:spPr>
                        <a:xfrm rot="10800000">
                          <a:off x="0" y="0"/>
                          <a:ext cx="10235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10C7D3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60" o:spid="_x0000_s1026" type="#_x0000_t66" style="width:8.05pt;height:3.6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" adj="4824" fillcolor="#4472c4 [3204]" strokecolor="#1f3763 [1604]" strokeweight="1pt">
                <w10:wrap anchorx="page"/>
                <w10:anchorlock/>
              </v:shape>
            </w:pict>
          </mc:Fallback>
        </mc:AlternateContent>
      </w:r>
      <w:r w:rsidR="002D0873">
        <w:rPr>
          <w:rFonts w:ascii="David" w:hAnsi="David" w:cs="David"/>
        </w:rPr>
        <w:t>we would expect that</w:t>
      </w:r>
      <w:r w:rsidR="002D0873">
        <w:rPr>
          <w:rFonts w:ascii="David" w:hAnsi="David" w:cs="David"/>
        </w:rPr>
        <w:t xml:space="preserve"> </w:t>
      </w:r>
      <w:r w:rsidR="002D0873" w:rsidRPr="002D0873">
        <w:rPr>
          <w:rFonts w:ascii="David" w:hAnsi="David" w:cs="David"/>
        </w:rPr>
        <w:t xml:space="preserve">the distance between tumor and cancer </w:t>
      </w:r>
      <w:r w:rsidR="002D0873">
        <w:rPr>
          <w:rFonts w:ascii="David" w:hAnsi="David" w:cs="David"/>
        </w:rPr>
        <w:t xml:space="preserve">would </w:t>
      </w:r>
      <w:r w:rsidR="002D0873" w:rsidRPr="002D0873">
        <w:rPr>
          <w:rFonts w:ascii="David" w:hAnsi="David" w:cs="David"/>
        </w:rPr>
        <w:t>be shorter.</w:t>
      </w:r>
    </w:p>
    <w:p w14:paraId="3A1833D8" w14:textId="43F36233" w:rsidR="00027154" w:rsidRPr="009377EA" w:rsidRDefault="002D0873" w:rsidP="009377EA">
      <w:pPr>
        <w:bidi w:val="0"/>
        <w:spacing w:after="0"/>
        <w:ind w:left="206" w:right="206"/>
        <w:rPr>
          <w:rFonts w:ascii="David" w:hAnsi="David" w:cs="David"/>
        </w:rPr>
      </w:pPr>
      <w:r w:rsidRPr="002D0873">
        <w:rPr>
          <w:rFonts w:ascii="David" w:hAnsi="David" w:cs="David"/>
        </w:rPr>
        <w:t>The score is obtained by:</w:t>
      </w:r>
    </w:p>
    <w:p w14:paraId="39A51E0D" w14:textId="77777777" w:rsidR="00027154" w:rsidRDefault="00027154" w:rsidP="009377EA">
      <w:pPr>
        <w:bidi w:val="0"/>
        <w:spacing w:after="0"/>
        <w:ind w:left="206" w:right="206"/>
        <w:rPr>
          <w:rFonts w:ascii="David" w:hAnsi="David" w:cs="David" w:hint="cs"/>
          <w:rtl/>
        </w:rPr>
      </w:pPr>
    </w:p>
    <w:p w14:paraId="2D24F508" w14:textId="77777777" w:rsidR="00027154" w:rsidRDefault="00027154" w:rsidP="009377EA">
      <w:pPr>
        <w:bidi w:val="0"/>
        <w:spacing w:after="0"/>
        <w:ind w:left="206" w:right="206"/>
        <w:rPr>
          <w:rFonts w:ascii="David" w:hAnsi="David" w:cs="David"/>
          <w:rtl/>
        </w:rPr>
      </w:pPr>
    </w:p>
    <w:p w14:paraId="7BBA4044" w14:textId="77777777" w:rsidR="002D0873" w:rsidRDefault="002D0873" w:rsidP="009377EA">
      <w:pPr>
        <w:bidi w:val="0"/>
        <w:spacing w:after="0"/>
        <w:ind w:left="206" w:right="206"/>
        <w:rPr>
          <w:rFonts w:ascii="David" w:hAnsi="David" w:cs="David" w:hint="cs"/>
          <w:rtl/>
        </w:rPr>
      </w:pPr>
    </w:p>
    <w:p w14:paraId="485B1B7F" w14:textId="77777777" w:rsidR="002D0873" w:rsidRDefault="002D0873" w:rsidP="009377EA">
      <w:pPr>
        <w:bidi w:val="0"/>
        <w:spacing w:after="0"/>
        <w:ind w:left="206" w:right="206"/>
        <w:rPr>
          <w:rFonts w:ascii="David" w:hAnsi="David" w:cs="David"/>
          <w:rtl/>
        </w:rPr>
      </w:pPr>
    </w:p>
    <w:p w14:paraId="68A7185C" w14:textId="77777777" w:rsidR="002D0873" w:rsidRDefault="002D0873" w:rsidP="009377EA">
      <w:pPr>
        <w:bidi w:val="0"/>
        <w:spacing w:after="0"/>
        <w:ind w:left="206" w:right="206"/>
        <w:rPr>
          <w:rFonts w:ascii="David" w:hAnsi="David" w:cs="David"/>
          <w:rtl/>
        </w:rPr>
      </w:pPr>
    </w:p>
    <w:p w14:paraId="66DDACF0" w14:textId="5E091646" w:rsidR="00A048FA" w:rsidRPr="00A048FA" w:rsidRDefault="00A048FA" w:rsidP="009377EA">
      <w:pPr>
        <w:bidi w:val="0"/>
        <w:spacing w:after="0"/>
        <w:ind w:left="206" w:right="206"/>
        <w:jc w:val="center"/>
        <w:rPr>
          <w:rFonts w:ascii="David" w:hAnsi="David" w:cs="David"/>
          <w:i/>
          <w:rtl/>
        </w:rPr>
      </w:pPr>
      <m:oMathPara>
        <m:oMath>
          <m:r>
            <w:rPr>
              <w:rFonts w:ascii="Cambria Math" w:hAnsi="Cambria Math" w:cstheme="minorBidi"/>
            </w:rPr>
            <m:t>s(</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1</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2</m:t>
              </m:r>
            </m:sub>
          </m:sSub>
          <m:r>
            <w:rPr>
              <w:rFonts w:ascii="Cambria Math" w:hAnsi="Cambria Math" w:cstheme="minorBidi"/>
            </w:rPr>
            <m:t>)</m:t>
          </m:r>
          <m:r>
            <m:rPr>
              <m:sty m:val="p"/>
            </m:rPr>
            <w:rPr>
              <w:rFonts w:ascii="Cambria Math" w:hAnsi="Cambria Math" w:cs="Cambria Math"/>
            </w:rPr>
            <m:t>=</m:t>
          </m:r>
          <m:f>
            <m:fPr>
              <m:ctrlPr>
                <w:rPr>
                  <w:rFonts w:ascii="Cambria Math" w:hAnsi="Cambria Math" w:cs="David"/>
                </w:rPr>
              </m:ctrlPr>
            </m:fPr>
            <m:num>
              <m:r>
                <m:rPr>
                  <m:sty m:val="p"/>
                </m:rPr>
                <w:rPr>
                  <w:rFonts w:ascii="Cambria Math" w:hAnsi="Cambria Math" w:cs="Cambria Math"/>
                </w:rPr>
                <m:t>2</m:t>
              </m:r>
              <m:r>
                <m:rPr>
                  <m:sty m:val="p"/>
                </m:rPr>
                <w:rPr>
                  <w:rFonts w:ascii="Cambria Math" w:hAnsi="Cambria Math"/>
                </w:rPr>
                <m:t xml:space="preserve"> ·</m:t>
              </m:r>
              <m:r>
                <w:rPr>
                  <w:rFonts w:ascii="Cambria Math" w:hAnsi="Cambria Math" w:cs="David"/>
                </w:rPr>
                <m:t>d(</m:t>
              </m:r>
              <m:sSub>
                <m:sSubPr>
                  <m:ctrlPr>
                    <w:rPr>
                      <w:rFonts w:ascii="Cambria Math" w:hAnsi="Cambria Math" w:cs="David"/>
                      <w:i/>
                    </w:rPr>
                  </m:ctrlPr>
                </m:sSubPr>
                <m:e>
                  <m:r>
                    <w:rPr>
                      <w:rFonts w:ascii="Cambria Math" w:hAnsi="Cambria Math" w:cs="David"/>
                    </w:rPr>
                    <m:t>c</m:t>
                  </m:r>
                </m:e>
                <m:sub>
                  <m:r>
                    <w:rPr>
                      <w:rFonts w:ascii="Cambria Math" w:hAnsi="Cambria Math" w:cs="David"/>
                    </w:rPr>
                    <m:t>0</m:t>
                  </m:r>
                </m:sub>
              </m:sSub>
              <m:r>
                <w:rPr>
                  <w:rFonts w:ascii="Cambria Math" w:hAnsi="Cambria Math" w:cs="David"/>
                </w:rPr>
                <m:t>)</m:t>
              </m:r>
            </m:num>
            <m:den>
              <m:r>
                <m:rPr>
                  <m:sty m:val="p"/>
                </m:rPr>
                <w:rPr>
                  <w:rFonts w:ascii="Cambria Math" w:hAnsi="Cambria Math" w:cs="Cambria Math"/>
                </w:rPr>
                <m:t>d</m:t>
              </m:r>
              <m:d>
                <m:dPr>
                  <m:ctrlPr>
                    <w:rPr>
                      <w:rFonts w:ascii="Cambria Math" w:hAnsi="Cambria Math" w:cs="Cambria Math"/>
                    </w:rPr>
                  </m:ctrlPr>
                </m:dPr>
                <m:e>
                  <m:sSub>
                    <m:sSubPr>
                      <m:ctrlPr>
                        <w:rPr>
                          <w:rFonts w:ascii="Cambria Math" w:hAnsi="Cambria Math" w:cs="Cambria Math"/>
                          <w:i/>
                        </w:rPr>
                      </m:ctrlPr>
                    </m:sSubPr>
                    <m:e>
                      <m:r>
                        <w:rPr>
                          <w:rFonts w:ascii="Cambria Math" w:hAnsi="Cambria Math" w:cs="Cambria Math"/>
                        </w:rPr>
                        <m:t>c</m:t>
                      </m:r>
                      <m:ctrlPr>
                        <w:rPr>
                          <w:rFonts w:ascii="Cambria Math" w:hAnsi="Cambria Math" w:cs="Cambria Math"/>
                        </w:rPr>
                      </m:ctrlPr>
                    </m:e>
                    <m:sub>
                      <m:r>
                        <w:rPr>
                          <w:rFonts w:ascii="Cambria Math" w:hAnsi="Cambria Math" w:cs="Cambria Math"/>
                        </w:rPr>
                        <m:t>1</m:t>
                      </m:r>
                    </m:sub>
                  </m:sSub>
                </m:e>
              </m:d>
              <m:r>
                <m:rPr>
                  <m:sty m:val="p"/>
                </m:rPr>
                <w:rPr>
                  <w:rFonts w:ascii="Cambria Math" w:hAnsi="Cambria Math" w:cs="Cambria Math"/>
                </w:rPr>
                <m:t>+d(</m:t>
              </m:r>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2</m:t>
                  </m:r>
                </m:sub>
              </m:sSub>
              <m:r>
                <w:rPr>
                  <w:rFonts w:ascii="Cambria Math" w:hAnsi="Cambria Math" w:cs="David"/>
                </w:rPr>
                <m:t>)</m:t>
              </m:r>
            </m:den>
          </m:f>
        </m:oMath>
      </m:oMathPara>
    </w:p>
    <w:p w14:paraId="4CA3485B" w14:textId="3219C030" w:rsidR="00A048FA" w:rsidRDefault="00A048FA" w:rsidP="009377EA">
      <w:pPr>
        <w:bidi w:val="0"/>
        <w:spacing w:after="0"/>
        <w:ind w:left="206" w:right="206"/>
        <w:rPr>
          <w:rFonts w:ascii="David" w:hAnsi="David" w:cs="David"/>
          <w:i/>
          <w:rtl/>
        </w:rPr>
      </w:pPr>
    </w:p>
    <w:p w14:paraId="4B606351" w14:textId="77777777" w:rsidR="002D0873" w:rsidRDefault="002D0873" w:rsidP="009377EA">
      <w:pPr>
        <w:bidi w:val="0"/>
        <w:spacing w:after="0"/>
        <w:ind w:left="206" w:right="206"/>
        <w:rPr>
          <w:rFonts w:ascii="David" w:hAnsi="David" w:cs="David" w:hint="cs"/>
          <w:i/>
          <w:rtl/>
        </w:rPr>
      </w:pPr>
    </w:p>
    <w:p w14:paraId="5C2795C3" w14:textId="3759EFCC" w:rsidR="002D0873" w:rsidRPr="009377EA" w:rsidRDefault="002D0873" w:rsidP="009377EA">
      <w:pPr>
        <w:bidi w:val="0"/>
        <w:spacing w:after="0"/>
        <w:ind w:left="206" w:right="206"/>
        <w:rPr>
          <w:rFonts w:ascii="David" w:hAnsi="David" w:cs="David"/>
          <w:iCs/>
        </w:rPr>
      </w:pPr>
      <w:r w:rsidRPr="002D0873">
        <w:rPr>
          <w:rFonts w:ascii="David" w:hAnsi="David" w:cs="David"/>
          <w:iCs/>
        </w:rPr>
        <w:t xml:space="preserve">Where c1 and c2 are the words that </w:t>
      </w:r>
      <w:r>
        <w:rPr>
          <w:rFonts w:ascii="David" w:hAnsi="David" w:cs="David"/>
          <w:iCs/>
        </w:rPr>
        <w:t xml:space="preserve">we </w:t>
      </w:r>
      <w:r w:rsidRPr="002D0873">
        <w:rPr>
          <w:rFonts w:ascii="David" w:hAnsi="David" w:cs="David"/>
          <w:iCs/>
        </w:rPr>
        <w:t>want to calculate the</w:t>
      </w:r>
      <w:r>
        <w:rPr>
          <w:rFonts w:ascii="David" w:hAnsi="David" w:cs="David"/>
          <w:iCs/>
        </w:rPr>
        <w:t>ir</w:t>
      </w:r>
      <w:r w:rsidRPr="002D0873">
        <w:rPr>
          <w:rFonts w:ascii="David" w:hAnsi="David" w:cs="David"/>
          <w:iCs/>
        </w:rPr>
        <w:t xml:space="preserve"> similarities, and c0 is the </w:t>
      </w:r>
      <w:r w:rsidR="00B65901">
        <w:rPr>
          <w:rFonts w:ascii="David" w:hAnsi="David" w:cs="David"/>
          <w:iCs/>
        </w:rPr>
        <w:t xml:space="preserve">most specific </w:t>
      </w:r>
      <w:r w:rsidRPr="002D0873">
        <w:rPr>
          <w:rFonts w:ascii="David" w:hAnsi="David" w:cs="David"/>
          <w:iCs/>
        </w:rPr>
        <w:t>word</w:t>
      </w:r>
      <w:r w:rsidR="00B65901">
        <w:rPr>
          <w:rFonts w:ascii="David" w:hAnsi="David" w:cs="David"/>
          <w:iCs/>
        </w:rPr>
        <w:t xml:space="preserve"> (graph </w:t>
      </w:r>
      <w:proofErr w:type="spellStart"/>
      <w:r w:rsidR="00B65901">
        <w:rPr>
          <w:rFonts w:ascii="David" w:hAnsi="David" w:cs="David"/>
          <w:iCs/>
        </w:rPr>
        <w:t>hierarchly</w:t>
      </w:r>
      <w:proofErr w:type="spellEnd"/>
      <w:r w:rsidR="00B65901">
        <w:rPr>
          <w:rFonts w:ascii="David" w:hAnsi="David" w:cs="David"/>
          <w:iCs/>
        </w:rPr>
        <w:t xml:space="preserve"> </w:t>
      </w:r>
      <w:r w:rsidR="00B65901">
        <w:rPr>
          <w:rFonts w:ascii="David" w:hAnsi="David" w:cs="David"/>
          <w:iCs/>
        </w:rPr>
        <w:t>wis</w:t>
      </w:r>
      <w:r w:rsidR="00B65901">
        <w:rPr>
          <w:rFonts w:ascii="David" w:hAnsi="David" w:cs="David"/>
          <w:iCs/>
        </w:rPr>
        <w:t>e</w:t>
      </w:r>
      <w:r w:rsidR="00B65901">
        <w:rPr>
          <w:rFonts w:ascii="David" w:hAnsi="David" w:cs="David"/>
          <w:iCs/>
        </w:rPr>
        <w:t>)</w:t>
      </w:r>
      <w:r w:rsidRPr="002D0873">
        <w:rPr>
          <w:rFonts w:ascii="David" w:hAnsi="David" w:cs="David"/>
          <w:iCs/>
        </w:rPr>
        <w:t xml:space="preserve"> in the path for both words</w:t>
      </w:r>
      <w:r w:rsidR="00B65901">
        <w:rPr>
          <w:rFonts w:ascii="David" w:hAnsi="David" w:cs="David"/>
          <w:iCs/>
        </w:rPr>
        <w:t>, e.g. t</w:t>
      </w:r>
      <w:r w:rsidRPr="002D0873">
        <w:rPr>
          <w:rFonts w:ascii="David" w:hAnsi="David" w:cs="David"/>
          <w:iCs/>
        </w:rPr>
        <w:t>he common ancestor closest to both words</w:t>
      </w:r>
      <w:r w:rsidR="00B65901">
        <w:rPr>
          <w:rFonts w:ascii="David" w:hAnsi="David" w:cs="David"/>
          <w:iCs/>
        </w:rPr>
        <w:t xml:space="preserve"> </w:t>
      </w:r>
      <w:r w:rsidR="00B65901">
        <w:rPr>
          <w:rFonts w:ascii="David" w:hAnsi="David" w:cs="David"/>
          <w:iCs/>
        </w:rPr>
        <w:fldChar w:fldCharType="begin" w:fldLock="1"/>
      </w:r>
      <w:r w:rsidR="00C43B2C">
        <w:rPr>
          <w:rFonts w:ascii="David" w:hAnsi="David" w:cs="David"/>
          <w:iCs/>
        </w:rPr>
        <w:instrText>ADDIN CSL_CITATION {"citationItems":[{"id":"ITEM-1","itemData":{"ISBN":"9781937284220","author":[{"dropping-particle":"","family":"Buscaldi","given":"Davide","non-dropping-particle":"","parse-names":false,"suffix":""},{"dropping-particle":"","family":"Tournier","given":"Ronan","non-dropping-particle":"","parse-names":false,"suffix":""},{"dropping-particle":"","family":"Aussenac-gilles","given":"Nathalie","non-dropping-particle":"","parse-names":false,"suffix":""},{"dropping-particle":"","family":"Mothe","given":"Josiane","non-dropping-particle":"","parse-names":false,"suffix":""}],"container-title":"First Joint Conference on Lexical and Computational Semantics (*SEM 2012)","id":"ITEM-1","issued":{"date-parts":[["2012"]]},"page":"552-556","title":"IRIT : Textual Similarity Combining Conceptual Similarity with an N-Gram Comparison Method","type":"article-journal"},"uris":["http://www.mendeley.com/documents/?uuid=e1bd63cd-4eb1-4017-9bad-e09b4e3f5966"]}],"mendeley":{"formattedCitation":"(Buscaldi, Tournier, Aussenac-gilles, &amp; Mothe, 2012)","plainTextFormattedCitation":"(Buscaldi, Tournier, Aussenac-gilles, &amp; Mothe, 2012)","previouslyFormattedCitation":"(Buscaldi, Tournier, Aussenac-gilles, &amp; Mothe, 2012)"},"properties":{"noteIndex":0},"schema":"https://github.com/citation-style-language/schema/raw/master/csl-citation.json"}</w:instrText>
      </w:r>
      <w:r w:rsidR="00B65901">
        <w:rPr>
          <w:rFonts w:ascii="David" w:hAnsi="David" w:cs="David"/>
          <w:iCs/>
        </w:rPr>
        <w:fldChar w:fldCharType="separate"/>
      </w:r>
      <w:r w:rsidR="00B65901" w:rsidRPr="00B65901">
        <w:rPr>
          <w:rFonts w:ascii="David" w:hAnsi="David" w:cs="David"/>
          <w:iCs/>
          <w:noProof/>
        </w:rPr>
        <w:t>(Buscaldi, Tournier, Aussenac-gilles, &amp; Mothe, 2012)</w:t>
      </w:r>
      <w:r w:rsidR="00B65901">
        <w:rPr>
          <w:rFonts w:ascii="David" w:hAnsi="David" w:cs="David"/>
          <w:iCs/>
        </w:rPr>
        <w:fldChar w:fldCharType="end"/>
      </w:r>
      <w:r w:rsidR="00B65901">
        <w:rPr>
          <w:rFonts w:ascii="David" w:hAnsi="David" w:cs="David"/>
          <w:iCs/>
        </w:rPr>
        <w:t>.</w:t>
      </w:r>
    </w:p>
    <w:p w14:paraId="5A7413DB" w14:textId="77777777" w:rsidR="001B7333" w:rsidRPr="00C60D93" w:rsidRDefault="001B7333" w:rsidP="009377EA">
      <w:pPr>
        <w:bidi w:val="0"/>
        <w:spacing w:after="0"/>
        <w:ind w:left="232" w:right="206"/>
        <w:rPr>
          <w:rFonts w:ascii="David" w:hAnsi="David" w:cs="David"/>
          <w:rtl/>
        </w:rPr>
      </w:pPr>
    </w:p>
    <w:p w14:paraId="089A4040" w14:textId="2EE0409F" w:rsidR="00E1746A" w:rsidRPr="00C60D93" w:rsidRDefault="00E1746A" w:rsidP="009377EA">
      <w:pPr>
        <w:pStyle w:val="Heading3"/>
        <w:bidi w:val="0"/>
        <w:ind w:firstLine="206"/>
        <w:rPr>
          <w:rFonts w:ascii="David" w:hAnsi="David" w:cs="David"/>
          <w:rtl/>
        </w:rPr>
      </w:pPr>
      <w:bookmarkStart w:id="14" w:name="_Toc532554275"/>
      <w:commentRangeStart w:id="15"/>
      <w:r w:rsidRPr="00C60D93">
        <w:rPr>
          <w:rFonts w:ascii="David" w:hAnsi="David" w:cs="David"/>
        </w:rPr>
        <w:t>BLEU</w:t>
      </w:r>
      <w:commentRangeEnd w:id="15"/>
      <w:r w:rsidR="00B60B99">
        <w:rPr>
          <w:rStyle w:val="CommentReference"/>
          <w:rFonts w:asciiTheme="minorHAnsi" w:eastAsia="Times New Roman" w:hAnsi="Times New Roman" w:cs="Times New Roman"/>
          <w:color w:val="auto"/>
        </w:rPr>
        <w:commentReference w:id="15"/>
      </w:r>
      <w:bookmarkEnd w:id="14"/>
    </w:p>
    <w:p w14:paraId="0BC17286" w14:textId="06FA9F53" w:rsidR="00B65901" w:rsidRDefault="00B65901" w:rsidP="00CD20E9">
      <w:pPr>
        <w:bidi w:val="0"/>
        <w:ind w:left="206" w:right="206"/>
        <w:rPr>
          <w:rFonts w:ascii="David" w:hAnsi="David" w:cs="David"/>
          <w:iCs/>
        </w:rPr>
      </w:pPr>
      <w:r w:rsidRPr="009377EA">
        <w:rPr>
          <w:rFonts w:ascii="David" w:hAnsi="David" w:cs="David"/>
          <w:iCs/>
        </w:rPr>
        <w:t xml:space="preserve">An algorithm for estimating the quality of text translated by machine in comparison to </w:t>
      </w:r>
      <w:r>
        <w:rPr>
          <w:rFonts w:ascii="David" w:hAnsi="David" w:cs="David"/>
          <w:iCs/>
        </w:rPr>
        <w:t xml:space="preserve">a </w:t>
      </w:r>
      <w:r w:rsidRPr="009377EA">
        <w:rPr>
          <w:rFonts w:ascii="David" w:hAnsi="David" w:cs="David"/>
          <w:iCs/>
        </w:rPr>
        <w:t>"ground truth"</w:t>
      </w:r>
      <w:r>
        <w:rPr>
          <w:rFonts w:ascii="David" w:hAnsi="David" w:cs="David"/>
          <w:iCs/>
        </w:rPr>
        <w:t>:</w:t>
      </w:r>
    </w:p>
    <w:p w14:paraId="57BEF277" w14:textId="035E8792" w:rsidR="00B65901" w:rsidRDefault="00B65901" w:rsidP="009377EA">
      <w:pPr>
        <w:pStyle w:val="ListParagraph"/>
        <w:numPr>
          <w:ilvl w:val="0"/>
          <w:numId w:val="37"/>
        </w:numPr>
        <w:bidi w:val="0"/>
        <w:ind w:right="206"/>
        <w:rPr>
          <w:rFonts w:ascii="David" w:hAnsi="David" w:cs="David"/>
          <w:iCs/>
        </w:rPr>
      </w:pPr>
      <w:r w:rsidRPr="00B65901">
        <w:rPr>
          <w:rFonts w:ascii="David" w:hAnsi="David" w:cs="David"/>
          <w:iCs/>
        </w:rPr>
        <w:t xml:space="preserve">The words </w:t>
      </w:r>
      <w:r>
        <w:rPr>
          <w:rFonts w:ascii="David" w:hAnsi="David" w:cs="David"/>
          <w:iCs/>
        </w:rPr>
        <w:t xml:space="preserve">are </w:t>
      </w:r>
      <w:r w:rsidRPr="00B65901">
        <w:rPr>
          <w:rFonts w:ascii="David" w:hAnsi="David" w:cs="David"/>
          <w:iCs/>
        </w:rPr>
        <w:t>tokeniz</w:t>
      </w:r>
      <w:r>
        <w:rPr>
          <w:rFonts w:ascii="David" w:hAnsi="David" w:cs="David"/>
          <w:iCs/>
        </w:rPr>
        <w:t>ed</w:t>
      </w:r>
      <w:r w:rsidRPr="00B65901">
        <w:rPr>
          <w:rFonts w:ascii="David" w:hAnsi="David" w:cs="David"/>
          <w:iCs/>
        </w:rPr>
        <w:t xml:space="preserve"> - from sentence</w:t>
      </w:r>
      <w:r>
        <w:rPr>
          <w:rFonts w:ascii="David" w:hAnsi="David" w:cs="David"/>
          <w:iCs/>
        </w:rPr>
        <w:t>s</w:t>
      </w:r>
      <w:r w:rsidRPr="00B65901">
        <w:rPr>
          <w:rFonts w:ascii="David" w:hAnsi="David" w:cs="David"/>
          <w:iCs/>
        </w:rPr>
        <w:t xml:space="preserve"> to a corpus of words:</w:t>
      </w:r>
    </w:p>
    <w:p w14:paraId="5C8395B3" w14:textId="094BF5DB" w:rsidR="00B65901" w:rsidRDefault="00B65901" w:rsidP="009377EA">
      <w:pPr>
        <w:pStyle w:val="ListParagraph"/>
        <w:numPr>
          <w:ilvl w:val="1"/>
          <w:numId w:val="37"/>
        </w:numPr>
        <w:bidi w:val="0"/>
        <w:ind w:right="206"/>
        <w:rPr>
          <w:rFonts w:ascii="David" w:hAnsi="David" w:cs="David"/>
          <w:iCs/>
        </w:rPr>
      </w:pPr>
      <w:r w:rsidRPr="00B65901">
        <w:rPr>
          <w:rFonts w:ascii="David" w:hAnsi="David" w:cs="David"/>
          <w:iCs/>
        </w:rPr>
        <w:t>All letters are converted to lower case</w:t>
      </w:r>
    </w:p>
    <w:p w14:paraId="4223782C" w14:textId="5EA960C5" w:rsidR="00B65901" w:rsidRDefault="00B65901" w:rsidP="009377EA">
      <w:pPr>
        <w:pStyle w:val="ListParagraph"/>
        <w:numPr>
          <w:ilvl w:val="1"/>
          <w:numId w:val="37"/>
        </w:numPr>
        <w:bidi w:val="0"/>
        <w:ind w:right="206"/>
        <w:rPr>
          <w:rFonts w:ascii="David" w:hAnsi="David" w:cs="David"/>
          <w:iCs/>
        </w:rPr>
      </w:pPr>
      <w:r>
        <w:rPr>
          <w:rFonts w:ascii="David" w:hAnsi="David" w:cs="David"/>
          <w:iCs/>
        </w:rPr>
        <w:t>P</w:t>
      </w:r>
      <w:r w:rsidRPr="00B65901">
        <w:rPr>
          <w:rFonts w:ascii="David" w:hAnsi="David" w:cs="David"/>
          <w:iCs/>
        </w:rPr>
        <w:t xml:space="preserve">unctuation </w:t>
      </w:r>
      <w:r>
        <w:rPr>
          <w:rFonts w:ascii="David" w:hAnsi="David" w:cs="David"/>
          <w:iCs/>
        </w:rPr>
        <w:t xml:space="preserve">is </w:t>
      </w:r>
      <w:r w:rsidRPr="00B65901">
        <w:rPr>
          <w:rFonts w:ascii="David" w:hAnsi="David" w:cs="David"/>
          <w:iCs/>
        </w:rPr>
        <w:t>removed.</w:t>
      </w:r>
    </w:p>
    <w:p w14:paraId="22F249AC" w14:textId="01643682" w:rsidR="00B65901" w:rsidRDefault="00B65901" w:rsidP="009377EA">
      <w:pPr>
        <w:pStyle w:val="ListParagraph"/>
        <w:numPr>
          <w:ilvl w:val="0"/>
          <w:numId w:val="37"/>
        </w:numPr>
        <w:bidi w:val="0"/>
        <w:ind w:right="206"/>
        <w:rPr>
          <w:rFonts w:ascii="David" w:hAnsi="David" w:cs="David"/>
          <w:iCs/>
        </w:rPr>
      </w:pPr>
      <w:r w:rsidRPr="00B65901">
        <w:rPr>
          <w:rFonts w:ascii="David" w:hAnsi="David" w:cs="David"/>
          <w:iCs/>
        </w:rPr>
        <w:t>Common words (stop words) are removed.</w:t>
      </w:r>
    </w:p>
    <w:p w14:paraId="611733EC" w14:textId="6B85E2DD" w:rsidR="00B65901" w:rsidRPr="009377EA" w:rsidRDefault="00B65901" w:rsidP="009377EA">
      <w:pPr>
        <w:pStyle w:val="ListParagraph"/>
        <w:numPr>
          <w:ilvl w:val="0"/>
          <w:numId w:val="37"/>
        </w:numPr>
        <w:bidi w:val="0"/>
        <w:ind w:right="206"/>
        <w:rPr>
          <w:rFonts w:ascii="David" w:hAnsi="David" w:cs="David"/>
        </w:rPr>
      </w:pPr>
      <w:r w:rsidRPr="009377EA">
        <w:rPr>
          <w:rFonts w:ascii="David" w:hAnsi="David" w:cs="David"/>
          <w:iCs/>
        </w:rPr>
        <w:lastRenderedPageBreak/>
        <w:t xml:space="preserve">Stemming - representation of </w:t>
      </w:r>
      <w:r w:rsidRPr="009377EA">
        <w:rPr>
          <w:rFonts w:ascii="David" w:hAnsi="David" w:cs="David"/>
          <w:iCs/>
        </w:rPr>
        <w:t xml:space="preserve">different forms of a </w:t>
      </w:r>
      <w:r w:rsidRPr="009377EA">
        <w:rPr>
          <w:rFonts w:ascii="David" w:hAnsi="David" w:cs="David"/>
          <w:iCs/>
        </w:rPr>
        <w:t xml:space="preserve">word single </w:t>
      </w:r>
      <w:r w:rsidRPr="009377EA">
        <w:rPr>
          <w:rFonts w:ascii="David" w:hAnsi="David" w:cs="David"/>
          <w:iCs/>
        </w:rPr>
        <w:t xml:space="preserve">normalized </w:t>
      </w:r>
      <w:r w:rsidRPr="009377EA">
        <w:rPr>
          <w:rFonts w:ascii="David" w:hAnsi="David" w:cs="David"/>
          <w:iCs/>
        </w:rPr>
        <w:t xml:space="preserve">representation </w:t>
      </w:r>
      <w:r w:rsidRPr="009377EA">
        <w:rPr>
          <w:rFonts w:ascii="David" w:hAnsi="David" w:cs="David"/>
          <w:i/>
          <w:iCs/>
          <w:color w:val="222222"/>
          <w:sz w:val="21"/>
          <w:szCs w:val="21"/>
          <w:shd w:val="clear" w:color="auto" w:fill="FFFFFF"/>
        </w:rPr>
        <w:t>(fishing</w:t>
      </w:r>
      <w:r w:rsidRPr="009377EA">
        <w:rPr>
          <w:rFonts w:ascii="David" w:hAnsi="David" w:cs="David"/>
          <w:color w:val="222222"/>
          <w:sz w:val="21"/>
          <w:szCs w:val="21"/>
          <w:shd w:val="clear" w:color="auto" w:fill="FFFFFF"/>
        </w:rPr>
        <w:t>, </w:t>
      </w:r>
      <w:r w:rsidRPr="009377EA">
        <w:rPr>
          <w:rFonts w:ascii="David" w:hAnsi="David" w:cs="David"/>
          <w:i/>
          <w:iCs/>
          <w:color w:val="222222"/>
          <w:sz w:val="21"/>
          <w:szCs w:val="21"/>
          <w:shd w:val="clear" w:color="auto" w:fill="FFFFFF"/>
        </w:rPr>
        <w:t>fished</w:t>
      </w:r>
      <w:r w:rsidRPr="009377EA">
        <w:rPr>
          <w:rFonts w:ascii="David" w:hAnsi="David" w:cs="David"/>
          <w:color w:val="222222"/>
          <w:sz w:val="21"/>
          <w:szCs w:val="21"/>
          <w:shd w:val="clear" w:color="auto" w:fill="FFFFFF"/>
        </w:rPr>
        <w:t xml:space="preserve">, </w:t>
      </w:r>
      <w:r w:rsidRPr="009377EA">
        <w:rPr>
          <w:rFonts w:ascii="David" w:hAnsi="David" w:cs="David"/>
          <w:i/>
          <w:iCs/>
          <w:color w:val="222222"/>
          <w:sz w:val="21"/>
          <w:szCs w:val="21"/>
          <w:shd w:val="clear" w:color="auto" w:fill="FFFFFF"/>
        </w:rPr>
        <w:t>fisher</w:t>
      </w:r>
      <w:ins w:id="16" w:author="Avi Turner" w:date="2018-12-14T12:47:00Z">
        <w:r w:rsidR="005E438C">
          <w:rPr>
            <w:rFonts w:ascii="David" w:hAnsi="David" w:cs="David"/>
            <w:i/>
            <w:iCs/>
            <w:color w:val="222222"/>
            <w:sz w:val="21"/>
            <w:szCs w:val="21"/>
            <w:shd w:val="clear" w:color="auto" w:fill="FFFFFF"/>
          </w:rPr>
          <w:t xml:space="preserve"> </w:t>
        </w:r>
      </w:ins>
      <w:r w:rsidRPr="009377EA">
        <w:rPr>
          <w:rFonts w:ascii="David" w:hAnsi="David" w:cs="David"/>
          <w:color w:val="222222"/>
          <w:sz w:val="21"/>
          <w:szCs w:val="21"/>
          <w:shd w:val="clear" w:color="auto" w:fill="FFFFFF"/>
        </w:rPr>
        <w:t xml:space="preserve"> </w:t>
      </w:r>
      <w:r w:rsidRPr="00C60D93">
        <w:rPr>
          <w:noProof/>
        </w:rPr>
        <mc:AlternateContent>
          <mc:Choice Requires="wps">
            <w:drawing>
              <wp:inline distT="0" distB="0" distL="0" distR="0" wp14:anchorId="522FBC2D" wp14:editId="0C52E337">
                <wp:extent cx="75063" cy="45719"/>
                <wp:effectExtent l="0" t="19050" r="39370" b="31115"/>
                <wp:docPr id="2063" name="Arrow: Right 2063"/>
                <wp:cNvGraphicFramePr/>
                <a:graphic xmlns:a="http://schemas.openxmlformats.org/drawingml/2006/main">
                  <a:graphicData uri="http://schemas.microsoft.com/office/word/2010/wordprocessingShape">
                    <wps:wsp>
                      <wps:cNvSpPr/>
                      <wps:spPr>
                        <a:xfrm>
                          <a:off x="0" y="0"/>
                          <a:ext cx="7506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4ECE87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63" o:spid="_x0000_s1026" type="#_x0000_t13" style="width:5.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" adj="15022" fillcolor="#4472c4 [3204]" strokecolor="#1f3763 [1604]" strokeweight="1pt">
                <w10:wrap anchorx="page"/>
                <w10:anchorlock/>
              </v:shape>
            </w:pict>
          </mc:Fallback>
        </mc:AlternateContent>
      </w:r>
      <w:r w:rsidRPr="009377EA">
        <w:rPr>
          <w:rFonts w:ascii="David" w:hAnsi="David" w:cs="David"/>
          <w:color w:val="222222"/>
          <w:sz w:val="21"/>
          <w:szCs w:val="21"/>
          <w:shd w:val="clear" w:color="auto" w:fill="FFFFFF"/>
        </w:rPr>
        <w:t> </w:t>
      </w:r>
      <w:r w:rsidRPr="009377EA">
        <w:rPr>
          <w:rFonts w:ascii="David" w:hAnsi="David" w:cs="David"/>
          <w:i/>
          <w:iCs/>
          <w:color w:val="222222"/>
          <w:sz w:val="21"/>
          <w:szCs w:val="21"/>
          <w:shd w:val="clear" w:color="auto" w:fill="FFFFFF"/>
        </w:rPr>
        <w:t>fish</w:t>
      </w:r>
      <w:r w:rsidRPr="009377EA">
        <w:rPr>
          <w:rFonts w:ascii="David" w:hAnsi="David" w:cs="David"/>
        </w:rPr>
        <w:t>)</w:t>
      </w:r>
    </w:p>
    <w:p w14:paraId="7C8BBA7E" w14:textId="302208FF" w:rsidR="00B65901" w:rsidRPr="009377EA" w:rsidRDefault="00185371" w:rsidP="009377EA">
      <w:pPr>
        <w:pStyle w:val="ListParagraph"/>
        <w:numPr>
          <w:ilvl w:val="0"/>
          <w:numId w:val="37"/>
        </w:numPr>
        <w:bidi w:val="0"/>
        <w:ind w:right="206"/>
        <w:rPr>
          <w:rFonts w:ascii="David" w:hAnsi="David" w:cs="David"/>
          <w:iCs/>
        </w:rPr>
      </w:pPr>
      <w:r>
        <w:rPr>
          <w:rFonts w:ascii="David" w:hAnsi="David" w:cs="David"/>
          <w:iCs/>
        </w:rPr>
        <w:t xml:space="preserve">The </w:t>
      </w:r>
      <w:r w:rsidR="00B65901" w:rsidRPr="00B65901">
        <w:rPr>
          <w:rFonts w:ascii="David" w:hAnsi="David" w:cs="David"/>
          <w:iCs/>
        </w:rPr>
        <w:t xml:space="preserve">score </w:t>
      </w:r>
      <w:r>
        <w:rPr>
          <w:rFonts w:ascii="David" w:hAnsi="David" w:cs="David"/>
          <w:iCs/>
        </w:rPr>
        <w:t xml:space="preserve">is </w:t>
      </w:r>
      <w:r w:rsidR="00B65901" w:rsidRPr="00B65901">
        <w:rPr>
          <w:rFonts w:ascii="David" w:hAnsi="David" w:cs="David"/>
          <w:iCs/>
        </w:rPr>
        <w:t xml:space="preserve">a </w:t>
      </w:r>
      <w:r>
        <w:rPr>
          <w:rFonts w:ascii="David" w:hAnsi="David" w:cs="David"/>
          <w:iCs/>
        </w:rPr>
        <w:t xml:space="preserve">based on </w:t>
      </w:r>
      <w:r w:rsidR="00B65901" w:rsidRPr="00B65901">
        <w:rPr>
          <w:rFonts w:ascii="David" w:hAnsi="David" w:cs="David"/>
          <w:iCs/>
        </w:rPr>
        <w:t xml:space="preserve">the number of </w:t>
      </w:r>
      <w:r>
        <w:rPr>
          <w:rFonts w:ascii="David" w:hAnsi="David" w:cs="David"/>
          <w:iCs/>
        </w:rPr>
        <w:t>n</w:t>
      </w:r>
      <w:r>
        <w:rPr>
          <w:rFonts w:ascii="David" w:hAnsi="David" w:cs="David"/>
          <w:iCs/>
        </w:rPr>
        <w:t>-grams</w:t>
      </w:r>
      <w:r w:rsidR="00B65901" w:rsidRPr="00B65901">
        <w:rPr>
          <w:rFonts w:ascii="David" w:hAnsi="David" w:cs="David"/>
          <w:iCs/>
        </w:rPr>
        <w:t xml:space="preserve"> that appear in the answer and in </w:t>
      </w:r>
      <w:r>
        <w:rPr>
          <w:rFonts w:ascii="David" w:hAnsi="David" w:cs="David"/>
          <w:iCs/>
        </w:rPr>
        <w:t>ground</w:t>
      </w:r>
      <w:r w:rsidR="00B65901" w:rsidRPr="00B65901">
        <w:rPr>
          <w:rFonts w:ascii="David" w:hAnsi="David" w:cs="David"/>
          <w:iCs/>
        </w:rPr>
        <w:t xml:space="preserve"> truth, there is no importance to the correctness or structure of the sentence.</w:t>
      </w:r>
    </w:p>
    <w:p w14:paraId="27BE105C" w14:textId="77777777" w:rsidR="00185371" w:rsidRDefault="00185371" w:rsidP="009377EA">
      <w:pPr>
        <w:pStyle w:val="Heading2"/>
        <w:bidi w:val="0"/>
        <w:rPr>
          <w:rFonts w:ascii="David" w:hAnsi="David" w:cs="David"/>
          <w:rtl/>
        </w:rPr>
      </w:pPr>
    </w:p>
    <w:p w14:paraId="3DD984BA" w14:textId="443AB22B" w:rsidR="00E1746A" w:rsidRDefault="00185371" w:rsidP="009377EA">
      <w:pPr>
        <w:pStyle w:val="Heading2"/>
        <w:bidi w:val="0"/>
        <w:rPr>
          <w:rFonts w:ascii="David" w:hAnsi="David" w:cs="David"/>
          <w:rtl/>
        </w:rPr>
      </w:pPr>
      <w:bookmarkStart w:id="17" w:name="_Toc532554276"/>
      <w:r>
        <w:rPr>
          <w:rFonts w:ascii="David" w:hAnsi="David" w:cs="David"/>
        </w:rPr>
        <w:t>Results from ImageCLEF VQA-Med 2018:</w:t>
      </w:r>
      <w:bookmarkEnd w:id="17"/>
    </w:p>
    <w:p w14:paraId="56398BA4" w14:textId="0A2E970C" w:rsidR="00C77E3D" w:rsidRPr="009377EA" w:rsidRDefault="00C77E3D" w:rsidP="009377EA">
      <w:pPr>
        <w:bidi w:val="0"/>
        <w:rPr>
          <w:rtl/>
        </w:rPr>
      </w:pPr>
      <w:r>
        <w:rPr>
          <w:rtl/>
        </w:rPr>
        <w:fldChar w:fldCharType="begin" w:fldLock="1"/>
      </w:r>
      <w:r w:rsidR="00F715BF">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tl/>
        </w:rPr>
        <w:fldChar w:fldCharType="separate"/>
      </w:r>
      <w:r w:rsidRPr="00C77E3D">
        <w:rPr>
          <w:noProof/>
        </w:rPr>
        <w:t>(Hasan et al., 2018)</w:t>
      </w:r>
      <w:r>
        <w:rPr>
          <w:rtl/>
        </w:rPr>
        <w:fldChar w:fldCharType="end"/>
      </w:r>
    </w:p>
    <w:p w14:paraId="1080DADF" w14:textId="5DEA10B5" w:rsidR="00E1746A" w:rsidRPr="00C60D93" w:rsidRDefault="00E1746A" w:rsidP="009377EA">
      <w:pPr>
        <w:bidi w:val="0"/>
        <w:rPr>
          <w:rFonts w:ascii="David" w:hAnsi="David" w:cs="David"/>
          <w:rtl/>
        </w:rPr>
      </w:pPr>
      <w:r w:rsidRPr="00C60D93">
        <w:rPr>
          <w:rFonts w:ascii="David" w:hAnsi="David" w:cs="David"/>
          <w:noProof/>
        </w:rPr>
        <mc:AlternateContent>
          <mc:Choice Requires="wpg">
            <w:drawing>
              <wp:inline distT="0" distB="0" distL="0" distR="0" wp14:anchorId="5F62163B" wp14:editId="08DE39EE">
                <wp:extent cx="4263390" cy="2211070"/>
                <wp:effectExtent l="0" t="0" r="3810" b="0"/>
                <wp:docPr id="25" name="Group 25"/>
                <wp:cNvGraphicFramePr/>
                <a:graphic xmlns:a="http://schemas.openxmlformats.org/drawingml/2006/main">
                  <a:graphicData uri="http://schemas.microsoft.com/office/word/2010/wordprocessingGroup">
                    <wpg:wgp>
                      <wpg:cNvGrpSpPr/>
                      <wpg:grpSpPr>
                        <a:xfrm>
                          <a:off x="0" y="0"/>
                          <a:ext cx="4263390" cy="2211070"/>
                          <a:chOff x="0" y="0"/>
                          <a:chExt cx="4263390" cy="2211070"/>
                        </a:xfrm>
                      </wpg:grpSpPr>
                      <pic:pic xmlns:pic="http://schemas.openxmlformats.org/drawingml/2006/picture">
                        <pic:nvPicPr>
                          <pic:cNvPr id="22" name="Picture 3">
                            <a:extLst>
                              <a:ext uri="{FF2B5EF4-FFF2-40B4-BE49-F238E27FC236}">
                                <a16:creationId xmlns:a16="http://schemas.microsoft.com/office/drawing/2014/main" id="{7E600A13-3FC4-445A-824B-96C212218A29}"/>
                              </a:ext>
                            </a:extLst>
                          </pic:cNvPr>
                          <pic:cNvPicPr>
                            <a:picLocks noChangeAspect="1"/>
                          </pic:cNvPicPr>
                        </pic:nvPicPr>
                        <pic:blipFill>
                          <a:blip r:embed="rId28"/>
                          <a:stretch>
                            <a:fillRect/>
                          </a:stretch>
                        </pic:blipFill>
                        <pic:spPr>
                          <a:xfrm>
                            <a:off x="0" y="44450"/>
                            <a:ext cx="1810385" cy="2166620"/>
                          </a:xfrm>
                          <a:prstGeom prst="rect">
                            <a:avLst/>
                          </a:prstGeom>
                        </pic:spPr>
                      </pic:pic>
                      <pic:pic xmlns:pic="http://schemas.openxmlformats.org/drawingml/2006/picture">
                        <pic:nvPicPr>
                          <pic:cNvPr id="23" name="Picture 4">
                            <a:extLst>
                              <a:ext uri="{FF2B5EF4-FFF2-40B4-BE49-F238E27FC236}">
                                <a16:creationId xmlns:a16="http://schemas.microsoft.com/office/drawing/2014/main" id="{E7408536-7B2C-412A-A04C-45328A40FF14}"/>
                              </a:ext>
                            </a:extLst>
                          </pic:cNvPr>
                          <pic:cNvPicPr>
                            <a:picLocks noChangeAspect="1"/>
                          </pic:cNvPicPr>
                        </pic:nvPicPr>
                        <pic:blipFill>
                          <a:blip r:embed="rId29"/>
                          <a:stretch>
                            <a:fillRect/>
                          </a:stretch>
                        </pic:blipFill>
                        <pic:spPr>
                          <a:xfrm>
                            <a:off x="2470150" y="0"/>
                            <a:ext cx="1793240" cy="2166620"/>
                          </a:xfrm>
                          <a:prstGeom prst="rect">
                            <a:avLst/>
                          </a:prstGeom>
                        </pic:spPr>
                      </pic:pic>
                    </wpg:wgp>
                  </a:graphicData>
                </a:graphic>
              </wp:inline>
            </w:drawing>
          </mc:Choice>
          <mc:Fallback>
            <w:pict>
              <v:group w14:anchorId="739850A7" id="Group 25" o:spid="_x0000_s1026" style="width:335.7pt;height:174.1pt;mso-position-horizontal-relative:char;mso-position-vertical-relative:line" coordsize="42633,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">
                <v:shape id="Picture 3" o:spid="_x0000_s1027" type="#_x0000_t75" style="position:absolute;top:444;width:18103;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">
                  <v:imagedata r:id="rId30" o:title=""/>
                </v:shape>
                <v:shape id="Picture 4" o:spid="_x0000_s1028" type="#_x0000_t75" style="position:absolute;left:24701;width:1793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">
                  <v:imagedata r:id="rId31" o:title=""/>
                </v:shape>
                <w10:wrap anchorx="page"/>
                <w10:anchorlock/>
              </v:group>
            </w:pict>
          </mc:Fallback>
        </mc:AlternateContent>
      </w:r>
    </w:p>
    <w:p w14:paraId="778FE936" w14:textId="180E4C52" w:rsidR="0022545D" w:rsidRPr="00C60D93" w:rsidRDefault="00582C8E" w:rsidP="009377EA">
      <w:pPr>
        <w:bidi w:val="0"/>
        <w:rPr>
          <w:rFonts w:ascii="David" w:hAnsi="David" w:cs="David"/>
          <w:rtl/>
        </w:rPr>
      </w:pPr>
      <w:r>
        <w:rPr>
          <w:rFonts w:ascii="David" w:hAnsi="David" w:cs="David"/>
        </w:rPr>
        <w:t xml:space="preserve">Graded results </w:t>
      </w:r>
      <w:r>
        <w:rPr>
          <w:rFonts w:ascii="David" w:hAnsi="David" w:cs="David"/>
        </w:rPr>
        <w:t xml:space="preserve">we got </w:t>
      </w:r>
      <w:r>
        <w:rPr>
          <w:rFonts w:ascii="David" w:hAnsi="David" w:cs="David"/>
        </w:rPr>
        <w:t>for our submission to the 2018 contest (after it was closed):</w:t>
      </w:r>
    </w:p>
    <w:tbl>
      <w:tblPr>
        <w:tblStyle w:val="GridTable4-Accent2"/>
        <w:bidiVisual/>
        <w:tblW w:w="2453" w:type="dxa"/>
        <w:tblInd w:w="5855" w:type="dxa"/>
        <w:tblLook w:val="04A0" w:firstRow="1" w:lastRow="0" w:firstColumn="1" w:lastColumn="0" w:noHBand="0" w:noVBand="1"/>
      </w:tblPr>
      <w:tblGrid>
        <w:gridCol w:w="1055"/>
        <w:gridCol w:w="686"/>
        <w:gridCol w:w="712"/>
      </w:tblGrid>
      <w:tr w:rsidR="0022545D" w:rsidRPr="0097573D" w14:paraId="054E43F5" w14:textId="77777777" w:rsidTr="00937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4A357030" w14:textId="77777777" w:rsidR="0022545D" w:rsidRPr="00C60D93" w:rsidRDefault="0022545D" w:rsidP="009377EA">
            <w:pPr>
              <w:bidi w:val="0"/>
              <w:rPr>
                <w:rFonts w:ascii="David" w:hAnsi="David" w:cs="David"/>
                <w:rtl/>
              </w:rPr>
            </w:pPr>
          </w:p>
        </w:tc>
        <w:tc>
          <w:tcPr>
            <w:tcW w:w="686" w:type="dxa"/>
          </w:tcPr>
          <w:p w14:paraId="7F1DB4FB" w14:textId="77777777" w:rsidR="0022545D" w:rsidRPr="00C60D93" w:rsidRDefault="0022545D"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31B4EF54" w14:textId="77777777" w:rsidR="0022545D" w:rsidRPr="00C60D93" w:rsidRDefault="0022545D"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22545D" w:rsidRPr="0097573D" w14:paraId="4839A3F1" w14:textId="77777777" w:rsidTr="00937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2691CAB3" w14:textId="4792CFE5" w:rsidR="0022545D" w:rsidRPr="00C60D93" w:rsidRDefault="0022545D" w:rsidP="009377EA">
            <w:pPr>
              <w:bidi w:val="0"/>
              <w:rPr>
                <w:rFonts w:ascii="David" w:hAnsi="David" w:cs="David"/>
                <w:rtl/>
              </w:rPr>
            </w:pPr>
            <w:r w:rsidRPr="00C60D93">
              <w:rPr>
                <w:rFonts w:ascii="David" w:hAnsi="David" w:cs="David"/>
                <w:sz w:val="16"/>
                <w:szCs w:val="16"/>
                <w:rtl/>
              </w:rPr>
              <w:t>19/10/2018</w:t>
            </w:r>
          </w:p>
        </w:tc>
        <w:tc>
          <w:tcPr>
            <w:tcW w:w="686" w:type="dxa"/>
          </w:tcPr>
          <w:p w14:paraId="4219ED73" w14:textId="06BDD3A9" w:rsidR="0022545D" w:rsidRPr="00C60D93" w:rsidRDefault="0022545D"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0.157</w:t>
            </w:r>
          </w:p>
        </w:tc>
        <w:tc>
          <w:tcPr>
            <w:tcW w:w="712" w:type="dxa"/>
          </w:tcPr>
          <w:p w14:paraId="77B725FF" w14:textId="27AEE0BF" w:rsidR="0022545D" w:rsidRPr="00C60D93" w:rsidRDefault="0022545D"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0.155</w:t>
            </w:r>
          </w:p>
        </w:tc>
      </w:tr>
      <w:tr w:rsidR="0022545D" w:rsidRPr="0097573D" w14:paraId="2E186683" w14:textId="77777777" w:rsidTr="009377EA">
        <w:tc>
          <w:tcPr>
            <w:cnfStyle w:val="001000000000" w:firstRow="0" w:lastRow="0" w:firstColumn="1" w:lastColumn="0" w:oddVBand="0" w:evenVBand="0" w:oddHBand="0" w:evenHBand="0" w:firstRowFirstColumn="0" w:firstRowLastColumn="0" w:lastRowFirstColumn="0" w:lastRowLastColumn="0"/>
            <w:tcW w:w="1055" w:type="dxa"/>
          </w:tcPr>
          <w:p w14:paraId="66CF7888" w14:textId="7F5D3E41" w:rsidR="0022545D" w:rsidRPr="00C60D93" w:rsidRDefault="0022545D" w:rsidP="009377EA">
            <w:pPr>
              <w:bidi w:val="0"/>
              <w:rPr>
                <w:rFonts w:ascii="David" w:hAnsi="David" w:cs="David"/>
                <w:sz w:val="16"/>
                <w:szCs w:val="16"/>
                <w:rtl/>
              </w:rPr>
            </w:pPr>
            <w:r w:rsidRPr="00C60D93">
              <w:rPr>
                <w:rFonts w:ascii="David" w:hAnsi="David" w:cs="David"/>
                <w:sz w:val="16"/>
                <w:szCs w:val="16"/>
                <w:rtl/>
              </w:rPr>
              <w:t>19/10/2018</w:t>
            </w:r>
          </w:p>
        </w:tc>
        <w:tc>
          <w:tcPr>
            <w:tcW w:w="686" w:type="dxa"/>
          </w:tcPr>
          <w:p w14:paraId="404FD5DE" w14:textId="6F794503" w:rsidR="0022545D" w:rsidRPr="00C60D93" w:rsidRDefault="0022545D"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0.146</w:t>
            </w:r>
          </w:p>
        </w:tc>
        <w:tc>
          <w:tcPr>
            <w:tcW w:w="712" w:type="dxa"/>
          </w:tcPr>
          <w:p w14:paraId="51CC8508" w14:textId="77413592" w:rsidR="0022545D" w:rsidRPr="00C60D93" w:rsidRDefault="0022545D"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0.143</w:t>
            </w:r>
          </w:p>
        </w:tc>
      </w:tr>
    </w:tbl>
    <w:p w14:paraId="77BB33D4" w14:textId="7792B67C" w:rsidR="00E1746A" w:rsidRPr="00C60D93" w:rsidRDefault="00E1746A" w:rsidP="009377EA">
      <w:pPr>
        <w:bidi w:val="0"/>
        <w:rPr>
          <w:rFonts w:ascii="David" w:hAnsi="David" w:cs="David"/>
          <w:rtl/>
        </w:rPr>
      </w:pPr>
    </w:p>
    <w:p w14:paraId="518BAE21" w14:textId="3D158902" w:rsidR="00E1746A" w:rsidRDefault="00582C8E" w:rsidP="00CD20E9">
      <w:pPr>
        <w:pStyle w:val="Heading1"/>
        <w:bidi w:val="0"/>
        <w:rPr>
          <w:rFonts w:ascii="David" w:hAnsi="David" w:cs="David"/>
        </w:rPr>
      </w:pPr>
      <w:bookmarkStart w:id="18" w:name="_Toc532554277"/>
      <w:r w:rsidRPr="00582C8E">
        <w:rPr>
          <w:rFonts w:ascii="David" w:hAnsi="David" w:cs="David"/>
        </w:rPr>
        <w:t>Comparison to literature</w:t>
      </w:r>
      <w:bookmarkEnd w:id="18"/>
    </w:p>
    <w:p w14:paraId="2EC73210" w14:textId="658A1A26" w:rsidR="00582C8E" w:rsidRPr="009377EA" w:rsidRDefault="00582C8E" w:rsidP="00CD20E9">
      <w:pPr>
        <w:bidi w:val="0"/>
        <w:rPr>
          <w:rFonts w:ascii="David" w:hAnsi="David" w:cs="David"/>
        </w:rPr>
      </w:pPr>
      <w:r w:rsidRPr="009377EA">
        <w:rPr>
          <w:rFonts w:ascii="David" w:hAnsi="David" w:cs="David"/>
        </w:rPr>
        <w:t xml:space="preserve">Since the field is still in its infancy, the only source I found that deals with VQA in general and in the medical field </w:t>
      </w:r>
      <w:r w:rsidRPr="00CD20E9">
        <w:rPr>
          <w:rFonts w:ascii="David" w:hAnsi="David" w:cs="David"/>
        </w:rPr>
        <w:t>was</w:t>
      </w:r>
      <w:r w:rsidRPr="009377EA">
        <w:rPr>
          <w:rFonts w:ascii="David" w:hAnsi="David" w:cs="David"/>
        </w:rPr>
        <w:t xml:space="preserve"> </w:t>
      </w:r>
      <w:r>
        <w:rPr>
          <w:rFonts w:ascii="David" w:hAnsi="David" w:cs="David"/>
        </w:rPr>
        <w:t xml:space="preserve">the </w:t>
      </w:r>
      <w:r w:rsidRPr="009377EA">
        <w:rPr>
          <w:rFonts w:ascii="David" w:hAnsi="David" w:cs="David"/>
        </w:rPr>
        <w:t>ImageCLEF</w:t>
      </w:r>
      <w:r>
        <w:rPr>
          <w:rFonts w:ascii="David" w:hAnsi="David" w:cs="David"/>
        </w:rPr>
        <w:t xml:space="preserve"> contest overview</w:t>
      </w:r>
    </w:p>
    <w:p w14:paraId="1A19D0C9" w14:textId="13FB4A13" w:rsidR="00582C8E" w:rsidRPr="00CD20E9" w:rsidRDefault="00582C8E" w:rsidP="009377EA">
      <w:pPr>
        <w:bidi w:val="0"/>
        <w:rPr>
          <w:rFonts w:ascii="David" w:hAnsi="David" w:cs="David"/>
        </w:rPr>
      </w:pPr>
      <w:r w:rsidRPr="009377EA">
        <w:rPr>
          <w:rFonts w:ascii="David" w:hAnsi="David" w:cs="David"/>
        </w:rPr>
        <w:t xml:space="preserve">The </w:t>
      </w:r>
      <w:r>
        <w:rPr>
          <w:rFonts w:ascii="David" w:hAnsi="David" w:cs="David"/>
        </w:rPr>
        <w:t>dataset of image</w:t>
      </w:r>
      <w:r w:rsidRPr="009377EA">
        <w:rPr>
          <w:rFonts w:ascii="David" w:hAnsi="David" w:cs="David"/>
        </w:rPr>
        <w:t xml:space="preserve">-questions-answers we used came from the 2018 competition, where the winner </w:t>
      </w:r>
      <w:r>
        <w:rPr>
          <w:rFonts w:ascii="David" w:hAnsi="David" w:cs="David"/>
        </w:rPr>
        <w:t>accomplished the following results</w:t>
      </w:r>
      <w:r w:rsidRPr="009377EA">
        <w:rPr>
          <w:rFonts w:ascii="David" w:hAnsi="David" w:cs="David"/>
        </w:rPr>
        <w:t>:</w:t>
      </w:r>
    </w:p>
    <w:tbl>
      <w:tblPr>
        <w:tblStyle w:val="GridTable4-Accent2"/>
        <w:tblpPr w:leftFromText="180" w:rightFromText="180" w:vertAnchor="text" w:horzAnchor="margin" w:tblpY="-52"/>
        <w:bidiVisual/>
        <w:tblW w:w="0" w:type="auto"/>
        <w:tblLook w:val="04A0" w:firstRow="1" w:lastRow="0" w:firstColumn="1" w:lastColumn="0" w:noHBand="0" w:noVBand="1"/>
      </w:tblPr>
      <w:tblGrid>
        <w:gridCol w:w="1416"/>
        <w:gridCol w:w="686"/>
        <w:gridCol w:w="712"/>
      </w:tblGrid>
      <w:tr w:rsidR="00582C8E" w:rsidRPr="0097573D" w14:paraId="4A5FE564" w14:textId="77777777" w:rsidTr="00582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6FDCA7FA" w14:textId="77777777" w:rsidR="00582C8E" w:rsidRPr="00C60D93" w:rsidRDefault="00582C8E" w:rsidP="009377EA">
            <w:pPr>
              <w:bidi w:val="0"/>
              <w:rPr>
                <w:rFonts w:ascii="David" w:hAnsi="David" w:cs="David" w:hint="cs"/>
                <w:rtl/>
              </w:rPr>
            </w:pPr>
          </w:p>
        </w:tc>
        <w:tc>
          <w:tcPr>
            <w:tcW w:w="686" w:type="dxa"/>
          </w:tcPr>
          <w:p w14:paraId="7F250971" w14:textId="77777777" w:rsidR="00582C8E" w:rsidRPr="00C60D93" w:rsidRDefault="00582C8E"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4AE83C58" w14:textId="77777777" w:rsidR="00582C8E" w:rsidRPr="00C60D93" w:rsidRDefault="00582C8E"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582C8E" w:rsidRPr="0097573D" w14:paraId="53A72272" w14:textId="77777777" w:rsidTr="00582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BF01CF8" w14:textId="77777777" w:rsidR="00582C8E" w:rsidRPr="00C60D93" w:rsidRDefault="00582C8E" w:rsidP="00CD20E9">
            <w:pPr>
              <w:bidi w:val="0"/>
              <w:rPr>
                <w:rFonts w:ascii="David" w:hAnsi="David" w:cs="David"/>
                <w:rtl/>
              </w:rPr>
            </w:pPr>
            <w:r>
              <w:rPr>
                <w:rFonts w:ascii="David" w:hAnsi="David" w:cs="David"/>
                <w:sz w:val="16"/>
                <w:szCs w:val="16"/>
              </w:rPr>
              <w:t>During contest</w:t>
            </w:r>
          </w:p>
        </w:tc>
        <w:tc>
          <w:tcPr>
            <w:tcW w:w="686" w:type="dxa"/>
          </w:tcPr>
          <w:p w14:paraId="259448A9" w14:textId="77777777" w:rsidR="00582C8E" w:rsidRPr="00C60D93" w:rsidRDefault="00582C8E"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0.158</w:t>
            </w:r>
          </w:p>
        </w:tc>
        <w:tc>
          <w:tcPr>
            <w:tcW w:w="712" w:type="dxa"/>
          </w:tcPr>
          <w:p w14:paraId="44B44AD2" w14:textId="77777777" w:rsidR="00582C8E" w:rsidRPr="00C60D93" w:rsidRDefault="00582C8E"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0.186</w:t>
            </w:r>
          </w:p>
        </w:tc>
      </w:tr>
      <w:tr w:rsidR="00582C8E" w:rsidRPr="0097573D" w14:paraId="4228998E" w14:textId="77777777" w:rsidTr="00582C8E">
        <w:tc>
          <w:tcPr>
            <w:cnfStyle w:val="001000000000" w:firstRow="0" w:lastRow="0" w:firstColumn="1" w:lastColumn="0" w:oddVBand="0" w:evenVBand="0" w:oddHBand="0" w:evenHBand="0" w:firstRowFirstColumn="0" w:firstRowLastColumn="0" w:lastRowFirstColumn="0" w:lastRowLastColumn="0"/>
            <w:tcW w:w="1416" w:type="dxa"/>
          </w:tcPr>
          <w:p w14:paraId="4DE1462E" w14:textId="77777777" w:rsidR="00582C8E" w:rsidRPr="00C60D93" w:rsidRDefault="00582C8E" w:rsidP="00CD20E9">
            <w:pPr>
              <w:bidi w:val="0"/>
              <w:rPr>
                <w:rFonts w:ascii="David" w:hAnsi="David" w:cs="David"/>
                <w:rtl/>
              </w:rPr>
            </w:pPr>
            <w:r>
              <w:rPr>
                <w:rFonts w:ascii="David" w:hAnsi="David" w:cs="David"/>
                <w:sz w:val="16"/>
                <w:szCs w:val="16"/>
              </w:rPr>
              <w:t>After Contest</w:t>
            </w:r>
          </w:p>
        </w:tc>
        <w:tc>
          <w:tcPr>
            <w:tcW w:w="686" w:type="dxa"/>
          </w:tcPr>
          <w:p w14:paraId="564E3996" w14:textId="77777777" w:rsidR="00582C8E" w:rsidRPr="00C60D93" w:rsidRDefault="00582C8E"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0.188</w:t>
            </w:r>
          </w:p>
        </w:tc>
        <w:tc>
          <w:tcPr>
            <w:tcW w:w="712" w:type="dxa"/>
          </w:tcPr>
          <w:p w14:paraId="12041865" w14:textId="77777777" w:rsidR="00582C8E" w:rsidRPr="00C60D93" w:rsidRDefault="00582C8E"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0.209</w:t>
            </w:r>
          </w:p>
        </w:tc>
      </w:tr>
    </w:tbl>
    <w:p w14:paraId="63D8BE21" w14:textId="77777777" w:rsidR="00582C8E" w:rsidRDefault="00582C8E" w:rsidP="009377EA">
      <w:pPr>
        <w:bidi w:val="0"/>
        <w:rPr>
          <w:rFonts w:ascii="David" w:hAnsi="David" w:cs="David"/>
          <w:rtl/>
        </w:rPr>
      </w:pPr>
    </w:p>
    <w:p w14:paraId="014A6622" w14:textId="2262C74D" w:rsidR="00E1746A" w:rsidRPr="00C60D93" w:rsidRDefault="00E1746A" w:rsidP="009377EA">
      <w:pPr>
        <w:bidi w:val="0"/>
        <w:rPr>
          <w:rFonts w:ascii="David" w:hAnsi="David" w:cs="David" w:hint="cs"/>
          <w:rtl/>
        </w:rPr>
      </w:pPr>
    </w:p>
    <w:p w14:paraId="37BC40A4" w14:textId="7074BCDD" w:rsidR="00582C8E" w:rsidRDefault="00582C8E" w:rsidP="00CD20E9">
      <w:pPr>
        <w:bidi w:val="0"/>
        <w:rPr>
          <w:rFonts w:ascii="David" w:hAnsi="David" w:cs="David"/>
          <w:rtl/>
        </w:rPr>
      </w:pPr>
      <w:r w:rsidRPr="00582C8E">
        <w:rPr>
          <w:rFonts w:ascii="David" w:hAnsi="David" w:cs="David"/>
        </w:rPr>
        <w:t xml:space="preserve">The competition </w:t>
      </w:r>
      <w:r>
        <w:rPr>
          <w:rFonts w:ascii="David" w:hAnsi="David" w:cs="David"/>
        </w:rPr>
        <w:t>overview</w:t>
      </w:r>
      <w:r w:rsidRPr="00582C8E">
        <w:rPr>
          <w:rFonts w:ascii="David" w:hAnsi="David" w:cs="David"/>
        </w:rPr>
        <w:t xml:space="preserve"> showed that most contestants used some </w:t>
      </w:r>
      <w:r>
        <w:rPr>
          <w:rFonts w:ascii="David" w:hAnsi="David" w:cs="David"/>
        </w:rPr>
        <w:t xml:space="preserve">form </w:t>
      </w:r>
      <w:r w:rsidRPr="00582C8E">
        <w:rPr>
          <w:rFonts w:ascii="David" w:hAnsi="David" w:cs="David"/>
        </w:rPr>
        <w:t>of deep learning</w:t>
      </w:r>
      <w:r>
        <w:rPr>
          <w:rFonts w:ascii="David" w:hAnsi="David" w:cs="David"/>
        </w:rPr>
        <w:t>s</w:t>
      </w:r>
      <w:r w:rsidRPr="00582C8E">
        <w:rPr>
          <w:rFonts w:ascii="David" w:hAnsi="David" w:cs="David"/>
        </w:rPr>
        <w:t xml:space="preserve"> system that included some or </w:t>
      </w:r>
      <w:r w:rsidR="0085487D" w:rsidRPr="00582C8E">
        <w:rPr>
          <w:rFonts w:ascii="David" w:hAnsi="David" w:cs="David"/>
        </w:rPr>
        <w:t>all</w:t>
      </w:r>
      <w:r w:rsidRPr="00582C8E">
        <w:rPr>
          <w:rFonts w:ascii="David" w:hAnsi="David" w:cs="David"/>
        </w:rPr>
        <w:t xml:space="preserve"> the following characteristics</w:t>
      </w:r>
    </w:p>
    <w:p w14:paraId="098FB5E2" w14:textId="5D3D189E" w:rsidR="00E1746A" w:rsidRDefault="00582C8E" w:rsidP="009377EA">
      <w:pPr>
        <w:pStyle w:val="ListParagraph"/>
        <w:numPr>
          <w:ilvl w:val="0"/>
          <w:numId w:val="18"/>
        </w:numPr>
        <w:bidi w:val="0"/>
        <w:rPr>
          <w:rFonts w:ascii="David" w:hAnsi="David" w:cs="David"/>
        </w:rPr>
      </w:pPr>
      <w:r w:rsidRPr="00582C8E">
        <w:rPr>
          <w:rFonts w:ascii="David" w:hAnsi="David" w:cs="David"/>
        </w:rPr>
        <w:t>Encod</w:t>
      </w:r>
      <w:r>
        <w:rPr>
          <w:rFonts w:ascii="David" w:hAnsi="David" w:cs="David"/>
        </w:rPr>
        <w:t>ing</w:t>
      </w:r>
      <w:r w:rsidRPr="00582C8E">
        <w:rPr>
          <w:rFonts w:ascii="David" w:hAnsi="David" w:cs="David"/>
        </w:rPr>
        <w:t xml:space="preserve"> the question using libraries / NLP algorithms</w:t>
      </w:r>
    </w:p>
    <w:p w14:paraId="0BE64F93" w14:textId="71F96E97" w:rsidR="00582C8E" w:rsidRDefault="00582C8E" w:rsidP="009377EA">
      <w:pPr>
        <w:pStyle w:val="ListParagraph"/>
        <w:numPr>
          <w:ilvl w:val="0"/>
          <w:numId w:val="18"/>
        </w:numPr>
        <w:bidi w:val="0"/>
        <w:rPr>
          <w:rFonts w:ascii="David" w:hAnsi="David" w:cs="David"/>
        </w:rPr>
      </w:pPr>
      <w:r w:rsidRPr="00582C8E">
        <w:rPr>
          <w:rFonts w:ascii="David" w:hAnsi="David" w:cs="David"/>
        </w:rPr>
        <w:t xml:space="preserve">Deep </w:t>
      </w:r>
      <w:r>
        <w:rPr>
          <w:rFonts w:ascii="David" w:hAnsi="David" w:cs="David"/>
        </w:rPr>
        <w:t>Convolutional</w:t>
      </w:r>
      <w:r w:rsidRPr="00582C8E">
        <w:rPr>
          <w:rFonts w:ascii="David" w:hAnsi="David" w:cs="David"/>
        </w:rPr>
        <w:t xml:space="preserve"> networks for image encoding (with or without </w:t>
      </w:r>
      <w:r>
        <w:rPr>
          <w:rFonts w:ascii="David" w:hAnsi="David" w:cs="David"/>
        </w:rPr>
        <w:t>pre-</w:t>
      </w:r>
      <w:r w:rsidRPr="00582C8E">
        <w:rPr>
          <w:rFonts w:ascii="David" w:hAnsi="David" w:cs="David"/>
        </w:rPr>
        <w:t xml:space="preserve">trained networks </w:t>
      </w:r>
      <w:r>
        <w:rPr>
          <w:rFonts w:ascii="David" w:hAnsi="David" w:cs="David"/>
        </w:rPr>
        <w:t xml:space="preserve">such as </w:t>
      </w:r>
      <w:r w:rsidRPr="00582C8E">
        <w:rPr>
          <w:rFonts w:ascii="David" w:hAnsi="David" w:cs="David"/>
        </w:rPr>
        <w:t>VGG / ResNet)</w:t>
      </w:r>
    </w:p>
    <w:p w14:paraId="4AD12F4A" w14:textId="7646FE54" w:rsidR="00582C8E" w:rsidRDefault="00582C8E" w:rsidP="009377EA">
      <w:pPr>
        <w:pStyle w:val="ListParagraph"/>
        <w:numPr>
          <w:ilvl w:val="0"/>
          <w:numId w:val="18"/>
        </w:numPr>
        <w:bidi w:val="0"/>
        <w:rPr>
          <w:rFonts w:ascii="David" w:hAnsi="David" w:cs="David"/>
        </w:rPr>
      </w:pPr>
      <w:r w:rsidRPr="00CD20E9">
        <w:rPr>
          <w:rFonts w:ascii="David" w:hAnsi="David" w:cs="David"/>
        </w:rPr>
        <w:t xml:space="preserve">Recurrent networks (RNN) to encode the question (with or without </w:t>
      </w:r>
      <w:r w:rsidRPr="009377EA">
        <w:rPr>
          <w:rFonts w:ascii="David" w:hAnsi="David" w:cs="David"/>
        </w:rPr>
        <w:t>pre</w:t>
      </w:r>
      <w:r w:rsidR="00C43B2C">
        <w:rPr>
          <w:rFonts w:ascii="David" w:hAnsi="David" w:cs="David"/>
        </w:rPr>
        <w:t>-</w:t>
      </w:r>
      <w:r w:rsidRPr="00CD20E9">
        <w:rPr>
          <w:rFonts w:ascii="David" w:hAnsi="David" w:cs="David"/>
        </w:rPr>
        <w:t>trained encoders from another Corpus)</w:t>
      </w:r>
    </w:p>
    <w:p w14:paraId="508672D8" w14:textId="2DC2526F" w:rsidR="00582C8E" w:rsidRDefault="00582C8E" w:rsidP="009377EA">
      <w:pPr>
        <w:bidi w:val="0"/>
        <w:rPr>
          <w:rFonts w:ascii="David" w:hAnsi="David" w:cs="David"/>
        </w:rPr>
      </w:pPr>
      <w:r w:rsidRPr="009377EA">
        <w:rPr>
          <w:rFonts w:ascii="David" w:hAnsi="David" w:cs="David"/>
        </w:rPr>
        <w:t xml:space="preserve">Some </w:t>
      </w:r>
      <w:r w:rsidR="00C43B2C" w:rsidRPr="00582C8E">
        <w:rPr>
          <w:rFonts w:ascii="David" w:hAnsi="David" w:cs="David"/>
        </w:rPr>
        <w:t xml:space="preserve">contestants </w:t>
      </w:r>
      <w:r w:rsidRPr="009377EA">
        <w:rPr>
          <w:rFonts w:ascii="David" w:hAnsi="David" w:cs="David"/>
        </w:rPr>
        <w:t>formulated the task as a multi-label multi-class classification problem</w:t>
      </w:r>
      <w:r w:rsidR="00C43B2C">
        <w:rPr>
          <w:rStyle w:val="FootnoteReference"/>
          <w:rFonts w:ascii="David" w:hAnsi="David" w:cs="David"/>
        </w:rPr>
        <w:footnoteReference w:id="2"/>
      </w:r>
      <w:r w:rsidR="00C43B2C">
        <w:rPr>
          <w:rFonts w:ascii="David" w:hAnsi="David" w:cs="David"/>
        </w:rPr>
        <w:t>,</w:t>
      </w:r>
      <w:r w:rsidRPr="009377EA">
        <w:rPr>
          <w:rFonts w:ascii="David" w:hAnsi="David" w:cs="David"/>
        </w:rPr>
        <w:t xml:space="preserve"> while others considered it as a generation task</w:t>
      </w:r>
      <w:r w:rsidR="00C43B2C">
        <w:rPr>
          <w:rStyle w:val="FootnoteReference"/>
          <w:rFonts w:ascii="David" w:hAnsi="David" w:cs="David"/>
        </w:rPr>
        <w:footnoteReference w:id="3"/>
      </w:r>
      <w:r w:rsidR="00C43B2C">
        <w:rPr>
          <w:rFonts w:ascii="David" w:hAnsi="David" w:cs="David"/>
        </w:rPr>
        <w:t xml:space="preserve">, and tried to </w:t>
      </w:r>
      <w:r w:rsidR="00C43B2C">
        <w:rPr>
          <w:rFonts w:ascii="David" w:hAnsi="David" w:cs="David"/>
        </w:rPr>
        <w:t>generate a suitable answer.</w:t>
      </w:r>
    </w:p>
    <w:p w14:paraId="12E12F50" w14:textId="75CD4EC2" w:rsidR="00C43B2C" w:rsidRDefault="00C43B2C" w:rsidP="009377EA">
      <w:pPr>
        <w:bidi w:val="0"/>
        <w:rPr>
          <w:rFonts w:ascii="David" w:hAnsi="David" w:cs="David"/>
        </w:rPr>
      </w:pPr>
      <w:r w:rsidRPr="00C43B2C">
        <w:rPr>
          <w:rFonts w:ascii="David" w:hAnsi="David" w:cs="David"/>
        </w:rPr>
        <w:t xml:space="preserve">Another feature that some of the contestants </w:t>
      </w:r>
      <w:r>
        <w:rPr>
          <w:rFonts w:ascii="David" w:hAnsi="David" w:cs="David"/>
        </w:rPr>
        <w:t>used</w:t>
      </w:r>
      <w:r w:rsidRPr="00C43B2C">
        <w:rPr>
          <w:rFonts w:ascii="David" w:hAnsi="David" w:cs="David"/>
        </w:rPr>
        <w:t xml:space="preserve"> was the implementation of Attention to link the </w:t>
      </w:r>
      <w:r>
        <w:rPr>
          <w:rFonts w:ascii="David" w:hAnsi="David" w:cs="David"/>
        </w:rPr>
        <w:t>question</w:t>
      </w:r>
      <w:r w:rsidRPr="00C43B2C">
        <w:rPr>
          <w:rFonts w:ascii="David" w:hAnsi="David" w:cs="David"/>
        </w:rPr>
        <w:t xml:space="preserve"> to the image in the network structure</w:t>
      </w:r>
      <w:r>
        <w:rPr>
          <w:rStyle w:val="FootnoteReference"/>
          <w:rFonts w:ascii="David" w:hAnsi="David" w:cs="David"/>
        </w:rPr>
        <w:footnoteReference w:id="4"/>
      </w:r>
      <w:r w:rsidRPr="00C43B2C">
        <w:rPr>
          <w:rFonts w:ascii="David" w:hAnsi="David" w:cs="David"/>
        </w:rPr>
        <w:t>.</w:t>
      </w:r>
    </w:p>
    <w:p w14:paraId="4643D8EE" w14:textId="4284A1B3" w:rsidR="00C43B2C" w:rsidRPr="009377EA" w:rsidRDefault="00C43B2C" w:rsidP="009377EA">
      <w:pPr>
        <w:bidi w:val="0"/>
        <w:rPr>
          <w:rFonts w:ascii="David" w:hAnsi="David" w:cs="David"/>
        </w:rPr>
      </w:pPr>
      <w:r w:rsidRPr="00C43B2C">
        <w:rPr>
          <w:rFonts w:ascii="David" w:hAnsi="David" w:cs="David"/>
        </w:rPr>
        <w:lastRenderedPageBreak/>
        <w:t>There have also been attempts to use more advanced tools such as</w:t>
      </w:r>
      <w:r>
        <w:rPr>
          <w:rFonts w:ascii="David" w:hAnsi="David" w:cs="David"/>
        </w:rPr>
        <w:t xml:space="preserve"> </w:t>
      </w:r>
      <w:r>
        <w:rPr>
          <w:rFonts w:ascii="David" w:hAnsi="David" w:cs="David"/>
        </w:rPr>
        <w:fldChar w:fldCharType="begin" w:fldLock="1"/>
      </w:r>
      <w:r w:rsidR="00FA09D6">
        <w:rPr>
          <w:rFonts w:ascii="David" w:hAnsi="David" w:cs="David"/>
        </w:rPr>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Fonts w:ascii="David" w:hAnsi="David" w:cs="David"/>
        </w:rPr>
        <w:fldChar w:fldCharType="separate"/>
      </w:r>
      <w:r w:rsidRPr="00C43B2C">
        <w:rPr>
          <w:rFonts w:ascii="David" w:hAnsi="David" w:cs="David"/>
          <w:noProof/>
        </w:rPr>
        <w:t>(Hasan et al., 2018)</w:t>
      </w:r>
      <w:r>
        <w:rPr>
          <w:rFonts w:ascii="David" w:hAnsi="David" w:cs="David"/>
        </w:rPr>
        <w:fldChar w:fldCharType="end"/>
      </w:r>
      <w:r>
        <w:rPr>
          <w:rFonts w:ascii="David" w:hAnsi="David" w:cs="David"/>
        </w:rPr>
        <w:t>:</w:t>
      </w:r>
      <w:r w:rsidRPr="00CD20E9" w:rsidDel="00C43B2C">
        <w:rPr>
          <w:rFonts w:ascii="David" w:hAnsi="David" w:cs="David"/>
          <w:rtl/>
        </w:rPr>
        <w:t xml:space="preserve"> </w:t>
      </w:r>
    </w:p>
    <w:p w14:paraId="2584C9EB" w14:textId="6CBD6AC0" w:rsidR="00C43B2C" w:rsidRPr="00C60D93" w:rsidRDefault="00D65C4C" w:rsidP="009377EA">
      <w:pPr>
        <w:pStyle w:val="ListParagraph"/>
        <w:numPr>
          <w:ilvl w:val="0"/>
          <w:numId w:val="19"/>
        </w:numPr>
        <w:bidi w:val="0"/>
      </w:pPr>
      <w:r w:rsidRPr="00C60D93">
        <w:t>Multi modal compact bilinear (MCB) pooling</w:t>
      </w:r>
    </w:p>
    <w:p w14:paraId="4E8F434A" w14:textId="39B548C7" w:rsidR="00D65C4C" w:rsidRPr="009377EA" w:rsidRDefault="00C43B2C" w:rsidP="009377EA">
      <w:pPr>
        <w:pStyle w:val="ListParagraph"/>
        <w:numPr>
          <w:ilvl w:val="0"/>
          <w:numId w:val="19"/>
        </w:numPr>
        <w:bidi w:val="0"/>
        <w:rPr>
          <w:rFonts w:ascii="David" w:hAnsi="David" w:cs="David"/>
        </w:rPr>
      </w:pPr>
      <w:r w:rsidRPr="00CD20E9">
        <w:rPr>
          <w:rFonts w:ascii="David" w:hAnsi="David" w:cs="David"/>
        </w:rPr>
        <w:t>M</w:t>
      </w:r>
      <w:r w:rsidR="00D65C4C" w:rsidRPr="009377EA">
        <w:rPr>
          <w:rFonts w:ascii="David" w:hAnsi="David" w:cs="David"/>
        </w:rPr>
        <w:t>ultimodal factorized bilinear (MFB) pooling</w:t>
      </w:r>
    </w:p>
    <w:p w14:paraId="7BFC306F" w14:textId="7AB5CC09" w:rsidR="00FC1D9A" w:rsidRDefault="00FC1D9A" w:rsidP="00CD20E9">
      <w:pPr>
        <w:pStyle w:val="ListParagraph"/>
        <w:numPr>
          <w:ilvl w:val="0"/>
          <w:numId w:val="19"/>
        </w:numPr>
        <w:bidi w:val="0"/>
        <w:rPr>
          <w:rFonts w:ascii="David" w:hAnsi="David" w:cs="David"/>
        </w:rPr>
      </w:pPr>
      <w:r w:rsidRPr="00C60D93">
        <w:rPr>
          <w:rFonts w:ascii="David" w:hAnsi="David" w:cs="David"/>
        </w:rPr>
        <w:t>Embedding based topic modeling (ETM)</w:t>
      </w:r>
      <w:r w:rsidR="00C43B2C">
        <w:rPr>
          <w:rFonts w:ascii="David" w:hAnsi="David" w:cs="David"/>
        </w:rPr>
        <w:t xml:space="preserve"> </w:t>
      </w:r>
      <w:r w:rsidR="00C43B2C">
        <w:rPr>
          <w:rStyle w:val="FootnoteReference"/>
          <w:rFonts w:ascii="David" w:hAnsi="David" w:cs="David"/>
        </w:rPr>
        <w:footnoteReference w:id="5"/>
      </w:r>
    </w:p>
    <w:p w14:paraId="7293161B" w14:textId="2038C634" w:rsidR="00FC1D9A" w:rsidRDefault="00C43B2C" w:rsidP="00CD20E9">
      <w:pPr>
        <w:bidi w:val="0"/>
        <w:rPr>
          <w:rFonts w:ascii="David" w:hAnsi="David" w:cs="David"/>
        </w:rPr>
      </w:pPr>
      <w:r w:rsidRPr="00C43B2C">
        <w:rPr>
          <w:rFonts w:ascii="David" w:hAnsi="David" w:cs="David"/>
        </w:rPr>
        <w:t xml:space="preserve">In our </w:t>
      </w:r>
      <w:r>
        <w:rPr>
          <w:rFonts w:ascii="David" w:hAnsi="David" w:cs="David"/>
        </w:rPr>
        <w:t>implementation</w:t>
      </w:r>
      <w:r w:rsidRPr="00C43B2C">
        <w:rPr>
          <w:rFonts w:ascii="David" w:hAnsi="David" w:cs="David"/>
        </w:rPr>
        <w:t xml:space="preserve"> we </w:t>
      </w:r>
      <w:r>
        <w:rPr>
          <w:rFonts w:ascii="David" w:hAnsi="David" w:cs="David"/>
        </w:rPr>
        <w:t xml:space="preserve">are </w:t>
      </w:r>
      <w:r w:rsidRPr="00C43B2C">
        <w:rPr>
          <w:rFonts w:ascii="David" w:hAnsi="David" w:cs="David"/>
        </w:rPr>
        <w:t>us</w:t>
      </w:r>
      <w:r>
        <w:rPr>
          <w:rFonts w:ascii="David" w:hAnsi="David" w:cs="David"/>
        </w:rPr>
        <w:t>ing</w:t>
      </w:r>
      <w:r w:rsidRPr="00C43B2C">
        <w:rPr>
          <w:rFonts w:ascii="David" w:hAnsi="David" w:cs="David"/>
        </w:rPr>
        <w:t>:</w:t>
      </w:r>
    </w:p>
    <w:p w14:paraId="79C4700C" w14:textId="69642C5B" w:rsidR="00C43B2C" w:rsidRDefault="00C43B2C" w:rsidP="009377EA">
      <w:pPr>
        <w:pStyle w:val="ListParagraph"/>
        <w:numPr>
          <w:ilvl w:val="0"/>
          <w:numId w:val="20"/>
        </w:numPr>
        <w:bidi w:val="0"/>
        <w:rPr>
          <w:rFonts w:ascii="David" w:hAnsi="David" w:cs="David"/>
        </w:rPr>
      </w:pPr>
      <w:r w:rsidRPr="00C43B2C">
        <w:rPr>
          <w:rFonts w:ascii="David" w:hAnsi="David" w:cs="David"/>
        </w:rPr>
        <w:t xml:space="preserve">Encoding the question </w:t>
      </w:r>
      <w:r>
        <w:rPr>
          <w:rFonts w:ascii="David" w:hAnsi="David" w:cs="David"/>
        </w:rPr>
        <w:t xml:space="preserve">using an </w:t>
      </w:r>
      <w:r w:rsidRPr="00C43B2C">
        <w:rPr>
          <w:rFonts w:ascii="David" w:hAnsi="David" w:cs="David"/>
        </w:rPr>
        <w:t>RNN network, in particular - LSTM.</w:t>
      </w:r>
    </w:p>
    <w:p w14:paraId="4306876F" w14:textId="40349137" w:rsidR="00C43B2C" w:rsidRDefault="00C43B2C" w:rsidP="009377EA">
      <w:pPr>
        <w:pStyle w:val="ListParagraph"/>
        <w:numPr>
          <w:ilvl w:val="0"/>
          <w:numId w:val="20"/>
        </w:numPr>
        <w:bidi w:val="0"/>
        <w:rPr>
          <w:rFonts w:ascii="David" w:hAnsi="David" w:cs="David"/>
        </w:rPr>
      </w:pPr>
      <w:r>
        <w:rPr>
          <w:rFonts w:ascii="David" w:hAnsi="David" w:cs="David"/>
        </w:rPr>
        <w:t xml:space="preserve">Pre-trained </w:t>
      </w:r>
      <w:r w:rsidRPr="00C43B2C">
        <w:rPr>
          <w:rFonts w:ascii="David" w:hAnsi="David" w:cs="David"/>
        </w:rPr>
        <w:t xml:space="preserve">Deep </w:t>
      </w:r>
      <w:r>
        <w:rPr>
          <w:rFonts w:ascii="David" w:hAnsi="David" w:cs="David"/>
        </w:rPr>
        <w:t>convolutional</w:t>
      </w:r>
      <w:r w:rsidRPr="00C43B2C">
        <w:rPr>
          <w:rFonts w:ascii="David" w:hAnsi="David" w:cs="David"/>
        </w:rPr>
        <w:t xml:space="preserve"> networks </w:t>
      </w:r>
      <w:r>
        <w:rPr>
          <w:rFonts w:ascii="David" w:hAnsi="David" w:cs="David"/>
        </w:rPr>
        <w:t>for</w:t>
      </w:r>
      <w:r w:rsidRPr="00C43B2C">
        <w:rPr>
          <w:rFonts w:ascii="David" w:hAnsi="David" w:cs="David"/>
        </w:rPr>
        <w:t xml:space="preserve"> </w:t>
      </w:r>
      <w:r>
        <w:rPr>
          <w:rFonts w:ascii="David" w:hAnsi="David" w:cs="David"/>
        </w:rPr>
        <w:t>image features extraction</w:t>
      </w:r>
      <w:r w:rsidRPr="00C43B2C">
        <w:rPr>
          <w:rFonts w:ascii="David" w:hAnsi="David" w:cs="David"/>
        </w:rPr>
        <w:t>.</w:t>
      </w:r>
    </w:p>
    <w:p w14:paraId="3BB3D3CE" w14:textId="0EDF9095" w:rsidR="00C43B2C" w:rsidRDefault="00C43B2C" w:rsidP="009377EA">
      <w:pPr>
        <w:pStyle w:val="ListParagraph"/>
        <w:numPr>
          <w:ilvl w:val="0"/>
          <w:numId w:val="20"/>
        </w:numPr>
        <w:bidi w:val="0"/>
        <w:rPr>
          <w:rFonts w:ascii="David" w:hAnsi="David" w:cs="David"/>
        </w:rPr>
      </w:pPr>
      <w:r w:rsidRPr="00C43B2C">
        <w:rPr>
          <w:rFonts w:ascii="David" w:hAnsi="David" w:cs="David"/>
        </w:rPr>
        <w:t>Encod</w:t>
      </w:r>
      <w:r>
        <w:rPr>
          <w:rFonts w:ascii="David" w:hAnsi="David" w:cs="David"/>
        </w:rPr>
        <w:t>ing</w:t>
      </w:r>
      <w:r w:rsidRPr="00C43B2C">
        <w:rPr>
          <w:rFonts w:ascii="David" w:hAnsi="David" w:cs="David"/>
        </w:rPr>
        <w:t xml:space="preserve"> question words using </w:t>
      </w:r>
      <w:r>
        <w:rPr>
          <w:rFonts w:ascii="David" w:hAnsi="David" w:cs="David"/>
        </w:rPr>
        <w:t>an</w:t>
      </w:r>
      <w:r w:rsidRPr="00C43B2C">
        <w:rPr>
          <w:rFonts w:ascii="David" w:hAnsi="David" w:cs="David"/>
        </w:rPr>
        <w:t xml:space="preserve"> NLP library that </w:t>
      </w:r>
      <w:r>
        <w:rPr>
          <w:rFonts w:ascii="David" w:hAnsi="David" w:cs="David"/>
        </w:rPr>
        <w:t xml:space="preserve">was </w:t>
      </w:r>
      <w:r w:rsidR="0085487D">
        <w:rPr>
          <w:rFonts w:ascii="David" w:hAnsi="David" w:cs="David"/>
        </w:rPr>
        <w:t>pre-trained</w:t>
      </w:r>
      <w:r w:rsidRPr="00C43B2C">
        <w:rPr>
          <w:rFonts w:ascii="David" w:hAnsi="David" w:cs="David"/>
        </w:rPr>
        <w:t xml:space="preserve"> Wikipedia</w:t>
      </w:r>
    </w:p>
    <w:p w14:paraId="117419F5" w14:textId="018B49D7" w:rsidR="00C43B2C" w:rsidRDefault="00FA09D6" w:rsidP="009377EA">
      <w:pPr>
        <w:pStyle w:val="ListParagraph"/>
        <w:numPr>
          <w:ilvl w:val="0"/>
          <w:numId w:val="20"/>
        </w:numPr>
        <w:bidi w:val="0"/>
        <w:rPr>
          <w:rFonts w:ascii="David" w:hAnsi="David" w:cs="David"/>
        </w:rPr>
      </w:pPr>
      <w:r>
        <w:rPr>
          <w:rFonts w:ascii="David" w:hAnsi="David" w:cs="David"/>
        </w:rPr>
        <w:t>Planning to implement: Usage of Attention.</w:t>
      </w:r>
    </w:p>
    <w:p w14:paraId="579C6D82" w14:textId="31C272DD" w:rsidR="00FA09D6" w:rsidRPr="009377EA" w:rsidRDefault="00FA09D6" w:rsidP="009377EA">
      <w:pPr>
        <w:bidi w:val="0"/>
        <w:rPr>
          <w:rFonts w:ascii="David" w:hAnsi="David" w:cs="David"/>
          <w:rtl/>
        </w:rPr>
      </w:pPr>
      <w:r w:rsidRPr="00FA09D6">
        <w:rPr>
          <w:rFonts w:ascii="David" w:hAnsi="David" w:cs="David"/>
        </w:rPr>
        <w:t xml:space="preserve">It </w:t>
      </w:r>
      <w:r>
        <w:rPr>
          <w:rFonts w:ascii="David" w:hAnsi="David" w:cs="David"/>
        </w:rPr>
        <w:t xml:space="preserve">is worth noting </w:t>
      </w:r>
      <w:r w:rsidRPr="00FA09D6">
        <w:rPr>
          <w:rFonts w:ascii="David" w:hAnsi="David" w:cs="David"/>
        </w:rPr>
        <w:t xml:space="preserve">that in language-to-language competitions, the BLEU </w:t>
      </w:r>
      <w:r>
        <w:rPr>
          <w:rFonts w:ascii="David" w:hAnsi="David" w:cs="David"/>
        </w:rPr>
        <w:t xml:space="preserve">usually evaluates </w:t>
      </w:r>
      <w:r>
        <w:rPr>
          <w:rFonts w:ascii="David" w:hAnsi="David" w:cs="David"/>
        </w:rPr>
        <w:t xml:space="preserve">results </w:t>
      </w:r>
      <w:r>
        <w:rPr>
          <w:rFonts w:ascii="David" w:hAnsi="David" w:cs="David"/>
        </w:rPr>
        <w:t xml:space="preserve">as high as </w:t>
      </w:r>
      <w:r w:rsidRPr="00FA09D6">
        <w:rPr>
          <w:rFonts w:ascii="David" w:hAnsi="David" w:cs="David"/>
        </w:rPr>
        <w:t>0.33</w:t>
      </w:r>
      <w:r>
        <w:rPr>
          <w:rFonts w:ascii="David" w:hAnsi="David" w:cs="David"/>
        </w:rPr>
        <w:t>.</w:t>
      </w:r>
      <w:r w:rsidRPr="00FA09D6">
        <w:rPr>
          <w:rFonts w:ascii="David" w:hAnsi="David" w:cs="David"/>
        </w:rPr>
        <w:t xml:space="preserve"> </w:t>
      </w:r>
      <w:r>
        <w:rPr>
          <w:rFonts w:ascii="David" w:hAnsi="David" w:cs="David"/>
        </w:rPr>
        <w:t>S</w:t>
      </w:r>
      <w:r w:rsidRPr="00FA09D6">
        <w:rPr>
          <w:rFonts w:ascii="David" w:hAnsi="David" w:cs="David"/>
        </w:rPr>
        <w:t xml:space="preserve">cores here were significantly lower. And one of the lessons learned from the competition is that there is a need to increase the size of the </w:t>
      </w:r>
      <w:r>
        <w:rPr>
          <w:rFonts w:ascii="David" w:hAnsi="David" w:cs="David"/>
        </w:rPr>
        <w:t xml:space="preserve">train dataset </w:t>
      </w:r>
      <w:r w:rsidRPr="00FA09D6">
        <w:rPr>
          <w:rFonts w:ascii="David" w:hAnsi="David" w:cs="David"/>
        </w:rPr>
        <w:t>in order to obtain more meaningful results.</w:t>
      </w:r>
    </w:p>
    <w:p w14:paraId="0B14F713" w14:textId="77777777" w:rsidR="00FC1D9A" w:rsidRPr="00C60D93" w:rsidRDefault="00FC1D9A" w:rsidP="009377EA">
      <w:pPr>
        <w:pStyle w:val="ListParagraph"/>
        <w:bidi w:val="0"/>
        <w:rPr>
          <w:rFonts w:ascii="David" w:hAnsi="David" w:cs="David"/>
        </w:rPr>
      </w:pPr>
    </w:p>
    <w:p w14:paraId="284A230D" w14:textId="5E009AEF" w:rsidR="00C9679B" w:rsidRPr="0097573D" w:rsidRDefault="00C9679B" w:rsidP="009377EA">
      <w:pPr>
        <w:bidi w:val="0"/>
        <w:rPr>
          <w:rFonts w:ascii="David" w:hAnsi="David" w:cs="David"/>
          <w:rtl/>
        </w:rPr>
      </w:pPr>
      <w:r w:rsidRPr="0097573D">
        <w:rPr>
          <w:rFonts w:ascii="David" w:hAnsi="David" w:cs="David"/>
          <w:rtl/>
        </w:rPr>
        <w:br w:type="page"/>
      </w:r>
    </w:p>
    <w:p w14:paraId="63314CF9" w14:textId="0F6B4E38" w:rsidR="00C9679B" w:rsidRPr="009377EA" w:rsidRDefault="00FA09D6" w:rsidP="009377EA">
      <w:pPr>
        <w:pStyle w:val="Heading1"/>
        <w:bidi w:val="0"/>
        <w:rPr>
          <w:rFonts w:ascii="David" w:hAnsi="David" w:cs="David"/>
          <w:b/>
          <w:bCs/>
          <w:rtl/>
        </w:rPr>
      </w:pPr>
      <w:bookmarkStart w:id="19" w:name="_Toc532554278"/>
      <w:r>
        <w:rPr>
          <w:rFonts w:ascii="David" w:hAnsi="David" w:cs="David"/>
          <w:b/>
          <w:bCs/>
        </w:rPr>
        <w:lastRenderedPageBreak/>
        <w:t>B</w:t>
      </w:r>
      <w:r w:rsidRPr="00FA09D6">
        <w:rPr>
          <w:rFonts w:ascii="David" w:hAnsi="David" w:cs="David"/>
          <w:b/>
          <w:bCs/>
        </w:rPr>
        <w:t>ibliography</w:t>
      </w:r>
      <w:bookmarkEnd w:id="19"/>
    </w:p>
    <w:p w14:paraId="4BCC09BB" w14:textId="77777777" w:rsidR="00F715BF" w:rsidRDefault="00F715BF" w:rsidP="00CD20E9">
      <w:pPr>
        <w:widowControl w:val="0"/>
        <w:autoSpaceDE w:val="0"/>
        <w:autoSpaceDN w:val="0"/>
        <w:bidi w:val="0"/>
        <w:adjustRightInd w:val="0"/>
        <w:spacing w:after="0" w:line="240" w:lineRule="auto"/>
        <w:rPr>
          <w:rFonts w:ascii="Times New Roman"/>
          <w:sz w:val="24"/>
          <w:szCs w:val="24"/>
        </w:rPr>
      </w:pPr>
    </w:p>
    <w:p w14:paraId="2A31D341" w14:textId="31A4BF1F"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sz w:val="18"/>
          <w:szCs w:val="18"/>
        </w:rPr>
        <w:fldChar w:fldCharType="begin" w:fldLock="1"/>
      </w:r>
      <w:r w:rsidRPr="009377EA">
        <w:rPr>
          <w:rFonts w:ascii="David" w:hAnsi="David" w:cs="David"/>
          <w:sz w:val="18"/>
          <w:szCs w:val="18"/>
        </w:rPr>
        <w:instrText xml:space="preserve">ADDIN Mendeley Bibliography CSL_BIBLIOGRAPHY </w:instrText>
      </w:r>
      <w:r w:rsidRPr="009377EA">
        <w:rPr>
          <w:rFonts w:ascii="David" w:hAnsi="David" w:cs="David"/>
          <w:sz w:val="18"/>
          <w:szCs w:val="18"/>
        </w:rPr>
        <w:fldChar w:fldCharType="separate"/>
      </w:r>
      <w:r w:rsidRPr="009377EA">
        <w:rPr>
          <w:rFonts w:ascii="David" w:hAnsi="David" w:cs="David"/>
          <w:noProof/>
          <w:sz w:val="18"/>
          <w:szCs w:val="18"/>
        </w:rPr>
        <w:t>Agrawal, A., Lu, J., Antol, S., Mitchell, M., Zitnick, C. L., Batra, D., &amp; Parikh, D. (n.d.). VQA</w:t>
      </w:r>
      <w:r w:rsidRPr="009377EA">
        <w:rPr>
          <w:rFonts w:ascii="Arial" w:hAnsi="Arial" w:cs="Arial"/>
          <w:noProof/>
          <w:sz w:val="18"/>
          <w:szCs w:val="18"/>
        </w:rPr>
        <w:t> </w:t>
      </w:r>
      <w:r w:rsidRPr="009377EA">
        <w:rPr>
          <w:rFonts w:ascii="David" w:hAnsi="David" w:cs="David"/>
          <w:noProof/>
          <w:sz w:val="18"/>
          <w:szCs w:val="18"/>
        </w:rPr>
        <w:t>: Visual Question Answering, 1–23.</w:t>
      </w:r>
    </w:p>
    <w:p w14:paraId="5482298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Atg, U. (2018). Read This Month, (January).</w:t>
      </w:r>
    </w:p>
    <w:p w14:paraId="2080BDE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Buscaldi, D., Tournier, R., Aussenac-gilles, N., &amp; Mothe, J. (2012). IRIT</w:t>
      </w:r>
      <w:r w:rsidRPr="009377EA">
        <w:rPr>
          <w:rFonts w:ascii="Arial" w:hAnsi="Arial" w:cs="Arial"/>
          <w:noProof/>
          <w:sz w:val="18"/>
          <w:szCs w:val="18"/>
        </w:rPr>
        <w:t> </w:t>
      </w:r>
      <w:r w:rsidRPr="009377EA">
        <w:rPr>
          <w:rFonts w:ascii="David" w:hAnsi="David" w:cs="David"/>
          <w:noProof/>
          <w:sz w:val="18"/>
          <w:szCs w:val="18"/>
        </w:rPr>
        <w:t xml:space="preserve">: Textual Similarity Combining Conceptual Similarity with an N-Gram Comparison Method. </w:t>
      </w:r>
      <w:r w:rsidRPr="009377EA">
        <w:rPr>
          <w:rFonts w:ascii="David" w:hAnsi="David" w:cs="David"/>
          <w:i/>
          <w:iCs/>
          <w:noProof/>
          <w:sz w:val="18"/>
          <w:szCs w:val="18"/>
        </w:rPr>
        <w:t>First Joint Conference on Lexical and Computational Semantics (*SEM 2012)</w:t>
      </w:r>
      <w:r w:rsidRPr="009377EA">
        <w:rPr>
          <w:rFonts w:ascii="David" w:hAnsi="David" w:cs="David"/>
          <w:noProof/>
          <w:sz w:val="18"/>
          <w:szCs w:val="18"/>
        </w:rPr>
        <w:t>, 552–556.</w:t>
      </w:r>
    </w:p>
    <w:p w14:paraId="0601D27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Fukui, A., Park, D. H., Yang, D., Rohrbach, A., Darrell, T., &amp; Rohrbach, M. (n.d.). for Visual Question Answering and Visual Grounding.</w:t>
      </w:r>
    </w:p>
    <w:p w14:paraId="0EF3AB4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Goyal, Y., Khot, T., Dhruv, D. S., &amp; Devi, B. (n.d.). Making the V in VQA Matter</w:t>
      </w:r>
      <w:r w:rsidRPr="009377EA">
        <w:rPr>
          <w:rFonts w:ascii="Arial" w:hAnsi="Arial" w:cs="Arial"/>
          <w:noProof/>
          <w:sz w:val="18"/>
          <w:szCs w:val="18"/>
        </w:rPr>
        <w:t> </w:t>
      </w:r>
      <w:r w:rsidRPr="009377EA">
        <w:rPr>
          <w:rFonts w:ascii="David" w:hAnsi="David" w:cs="David"/>
          <w:noProof/>
          <w:sz w:val="18"/>
          <w:szCs w:val="18"/>
        </w:rPr>
        <w:t>: Elevating the Role of Image Understanding in Visual Question Answering.</w:t>
      </w:r>
    </w:p>
    <w:p w14:paraId="34FF3F74"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Gupta, A. K. (n.d.). Survey of Visual Question Answering: Datasets and Techniques.</w:t>
      </w:r>
    </w:p>
    <w:p w14:paraId="3F320B80"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Hasan, S. A., Ling, Y., Farri, O., Liu, J., Henning, M., &amp; Lungren, M. (2018). Overview of ImageCLEF 2018 Medical Domain Visual Question Answering Task.</w:t>
      </w:r>
    </w:p>
    <w:p w14:paraId="7DEFF67A"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 xml:space="preserve">Lewicki, G., &amp; Marino, G. (2004). Approximation of functions of finite variation by superpositions of a sigmoidal function. </w:t>
      </w:r>
      <w:r w:rsidRPr="009377EA">
        <w:rPr>
          <w:rFonts w:ascii="David" w:hAnsi="David" w:cs="David"/>
          <w:i/>
          <w:iCs/>
          <w:noProof/>
          <w:sz w:val="18"/>
          <w:szCs w:val="18"/>
        </w:rPr>
        <w:t>Applied Mathematics Letters</w:t>
      </w:r>
      <w:r w:rsidRPr="009377EA">
        <w:rPr>
          <w:rFonts w:ascii="David" w:hAnsi="David" w:cs="David"/>
          <w:noProof/>
          <w:sz w:val="18"/>
          <w:szCs w:val="18"/>
        </w:rPr>
        <w:t xml:space="preserve">, </w:t>
      </w:r>
      <w:r w:rsidRPr="009377EA">
        <w:rPr>
          <w:rFonts w:ascii="David" w:hAnsi="David" w:cs="David"/>
          <w:i/>
          <w:iCs/>
          <w:noProof/>
          <w:sz w:val="18"/>
          <w:szCs w:val="18"/>
        </w:rPr>
        <w:t>17</w:t>
      </w:r>
      <w:r w:rsidRPr="009377EA">
        <w:rPr>
          <w:rFonts w:ascii="David" w:hAnsi="David" w:cs="David"/>
          <w:noProof/>
          <w:sz w:val="18"/>
          <w:szCs w:val="18"/>
        </w:rPr>
        <w:t>(10), 1147–1152. https://doi.org/10.1016/j.aml.2003.11.006</w:t>
      </w:r>
    </w:p>
    <w:p w14:paraId="79CFA35F"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Lin, X., &amp; Parikh, D. (n.d.). Active Learning for Visual Question Answering</w:t>
      </w:r>
      <w:r w:rsidRPr="009377EA">
        <w:rPr>
          <w:rFonts w:ascii="Arial" w:hAnsi="Arial" w:cs="Arial"/>
          <w:noProof/>
          <w:sz w:val="18"/>
          <w:szCs w:val="18"/>
        </w:rPr>
        <w:t> </w:t>
      </w:r>
      <w:r w:rsidRPr="009377EA">
        <w:rPr>
          <w:rFonts w:ascii="David" w:hAnsi="David" w:cs="David"/>
          <w:noProof/>
          <w:sz w:val="18"/>
          <w:szCs w:val="18"/>
        </w:rPr>
        <w:t>: An Empirical Study arXiv</w:t>
      </w:r>
      <w:r w:rsidRPr="009377EA">
        <w:rPr>
          <w:rFonts w:ascii="Arial" w:hAnsi="Arial" w:cs="Arial"/>
          <w:noProof/>
          <w:sz w:val="18"/>
          <w:szCs w:val="18"/>
        </w:rPr>
        <w:t> </w:t>
      </w:r>
      <w:r w:rsidRPr="009377EA">
        <w:rPr>
          <w:rFonts w:ascii="David" w:hAnsi="David" w:cs="David"/>
          <w:noProof/>
          <w:sz w:val="18"/>
          <w:szCs w:val="18"/>
        </w:rPr>
        <w:t>: 1711 . 01732v1 [ cs . CV ] 6 Nov 2017, 1–23.</w:t>
      </w:r>
    </w:p>
    <w:p w14:paraId="2DBB79D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 xml:space="preserve">McCulloch, W. S., &amp; Pitts, W. H. (1943). originally published in: Bulletin of Mathematical Biophysics, Vol. 5, 1943, p. 115-133. </w:t>
      </w:r>
      <w:r w:rsidRPr="009377EA">
        <w:rPr>
          <w:rFonts w:ascii="David" w:hAnsi="David" w:cs="David"/>
          <w:i/>
          <w:iCs/>
          <w:noProof/>
          <w:sz w:val="18"/>
          <w:szCs w:val="18"/>
        </w:rPr>
        <w:t>Bulletin of Mathematical Biophysics</w:t>
      </w:r>
      <w:r w:rsidRPr="009377EA">
        <w:rPr>
          <w:rFonts w:ascii="David" w:hAnsi="David" w:cs="David"/>
          <w:noProof/>
          <w:sz w:val="18"/>
          <w:szCs w:val="18"/>
        </w:rPr>
        <w:t xml:space="preserve">, </w:t>
      </w:r>
      <w:r w:rsidRPr="009377EA">
        <w:rPr>
          <w:rFonts w:ascii="David" w:hAnsi="David" w:cs="David"/>
          <w:i/>
          <w:iCs/>
          <w:noProof/>
          <w:sz w:val="18"/>
          <w:szCs w:val="18"/>
        </w:rPr>
        <w:t>5</w:t>
      </w:r>
      <w:r w:rsidRPr="009377EA">
        <w:rPr>
          <w:rFonts w:ascii="David" w:hAnsi="David" w:cs="David"/>
          <w:noProof/>
          <w:sz w:val="18"/>
          <w:szCs w:val="18"/>
        </w:rPr>
        <w:t>, 115–133. https://doi.org/10.1016/j.joca.2006.06.009</w:t>
      </w:r>
    </w:p>
    <w:p w14:paraId="0C3EBAA0"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Teney, D., &amp; Centre, A. (2017). Tips and Tricks for Visual Question Answering</w:t>
      </w:r>
      <w:r w:rsidRPr="009377EA">
        <w:rPr>
          <w:rFonts w:ascii="Arial" w:hAnsi="Arial" w:cs="Arial"/>
          <w:noProof/>
          <w:sz w:val="18"/>
          <w:szCs w:val="18"/>
        </w:rPr>
        <w:t> </w:t>
      </w:r>
      <w:r w:rsidRPr="009377EA">
        <w:rPr>
          <w:rFonts w:ascii="David" w:hAnsi="David" w:cs="David"/>
          <w:noProof/>
          <w:sz w:val="18"/>
          <w:szCs w:val="18"/>
        </w:rPr>
        <w:t>: Learnings from the 2017 Challenge.</w:t>
      </w:r>
    </w:p>
    <w:p w14:paraId="5D8A4D7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Zhang, P., Goyal, Y., Summers-stay, D., Batra, D., Tech, V., &amp; Parikh, D. (n.d.). Yin and Yang: Balancing and Answering Binary Visual Questions.</w:t>
      </w:r>
    </w:p>
    <w:p w14:paraId="4547A4C0" w14:textId="77777777" w:rsidR="00FA09D6" w:rsidRPr="009377EA" w:rsidRDefault="00FA09D6">
      <w:pPr>
        <w:widowControl w:val="0"/>
        <w:autoSpaceDE w:val="0"/>
        <w:autoSpaceDN w:val="0"/>
        <w:bidi w:val="0"/>
        <w:adjustRightInd w:val="0"/>
        <w:spacing w:after="0" w:line="240" w:lineRule="auto"/>
        <w:rPr>
          <w:rFonts w:ascii="David" w:hAnsi="David" w:cs="David"/>
          <w:sz w:val="18"/>
          <w:szCs w:val="18"/>
        </w:rPr>
      </w:pPr>
      <w:r w:rsidRPr="009377EA">
        <w:rPr>
          <w:rFonts w:ascii="David" w:hAnsi="David" w:cs="David"/>
          <w:sz w:val="18"/>
          <w:szCs w:val="18"/>
        </w:rPr>
        <w:fldChar w:fldCharType="end"/>
      </w:r>
    </w:p>
    <w:p w14:paraId="58E52AC6" w14:textId="4B781793" w:rsidR="00116F48" w:rsidRPr="009377EA" w:rsidRDefault="00116F48" w:rsidP="009377EA">
      <w:pPr>
        <w:widowControl w:val="0"/>
        <w:autoSpaceDE w:val="0"/>
        <w:autoSpaceDN w:val="0"/>
        <w:bidi w:val="0"/>
        <w:adjustRightInd w:val="0"/>
        <w:spacing w:line="240" w:lineRule="auto"/>
        <w:rPr>
          <w:rFonts w:ascii="David" w:hAnsi="David" w:cs="David"/>
          <w:sz w:val="18"/>
          <w:szCs w:val="18"/>
          <w:rtl/>
        </w:rPr>
      </w:pPr>
      <w:r w:rsidRPr="009377EA">
        <w:rPr>
          <w:rFonts w:ascii="David" w:hAnsi="David" w:cs="David"/>
          <w:sz w:val="18"/>
          <w:szCs w:val="18"/>
          <w:rtl/>
        </w:rPr>
        <w:fldChar w:fldCharType="begin" w:fldLock="1"/>
      </w:r>
      <w:r w:rsidRPr="009377EA">
        <w:rPr>
          <w:rFonts w:ascii="David" w:hAnsi="David" w:cs="David"/>
          <w:sz w:val="18"/>
          <w:szCs w:val="18"/>
        </w:rPr>
        <w:instrText xml:space="preserve">ADDIN Mendeley Bibliography CSL_BIBLIOGRAPHY </w:instrText>
      </w:r>
      <w:r w:rsidRPr="009377EA">
        <w:rPr>
          <w:rFonts w:ascii="David" w:hAnsi="David" w:cs="David"/>
          <w:sz w:val="18"/>
          <w:szCs w:val="18"/>
          <w:rtl/>
        </w:rPr>
        <w:fldChar w:fldCharType="separate"/>
      </w:r>
      <w:r w:rsidRPr="009377EA">
        <w:rPr>
          <w:rFonts w:ascii="David" w:hAnsi="David" w:cs="David"/>
          <w:sz w:val="18"/>
          <w:szCs w:val="18"/>
          <w:rtl/>
        </w:rPr>
        <w:fldChar w:fldCharType="end"/>
      </w:r>
    </w:p>
    <w:p w14:paraId="2096B0E6" w14:textId="0FF16C49" w:rsidR="00116F48" w:rsidRPr="009377EA" w:rsidRDefault="00116F48" w:rsidP="009377EA">
      <w:pPr>
        <w:bidi w:val="0"/>
        <w:rPr>
          <w:rFonts w:ascii="David" w:hAnsi="David" w:cs="David"/>
          <w:sz w:val="18"/>
          <w:szCs w:val="18"/>
          <w:rtl/>
        </w:rPr>
      </w:pPr>
    </w:p>
    <w:p w14:paraId="2BDA3DAD" w14:textId="5696DAB6" w:rsidR="00C77E3D" w:rsidRPr="00CD20E9" w:rsidRDefault="00FA09D6" w:rsidP="009377EA">
      <w:pPr>
        <w:pStyle w:val="Heading2"/>
        <w:bidi w:val="0"/>
        <w:rPr>
          <w:rtl/>
        </w:rPr>
      </w:pPr>
      <w:bookmarkStart w:id="20" w:name="_Toc532554279"/>
      <w:r w:rsidRPr="00CD20E9">
        <w:t>A</w:t>
      </w:r>
      <w:r w:rsidRPr="009377EA">
        <w:t>dditional</w:t>
      </w:r>
      <w:r w:rsidRPr="009377EA">
        <w:t xml:space="preserve"> reso</w:t>
      </w:r>
      <w:r w:rsidRPr="009377EA">
        <w:t>urces</w:t>
      </w:r>
      <w:bookmarkEnd w:id="20"/>
    </w:p>
    <w:p w14:paraId="251A7342" w14:textId="1EB9A673" w:rsidR="00F715BF" w:rsidRPr="009377EA" w:rsidRDefault="00F715BF" w:rsidP="009377EA">
      <w:pPr>
        <w:widowControl w:val="0"/>
        <w:autoSpaceDE w:val="0"/>
        <w:autoSpaceDN w:val="0"/>
        <w:bidi w:val="0"/>
        <w:adjustRightInd w:val="0"/>
        <w:spacing w:after="140" w:line="288" w:lineRule="auto"/>
        <w:ind w:left="480" w:hanging="480"/>
        <w:rPr>
          <w:rFonts w:ascii="David" w:hAnsi="David" w:cs="David"/>
          <w:sz w:val="18"/>
          <w:szCs w:val="18"/>
          <w:rtl/>
        </w:rPr>
      </w:pPr>
      <w:r w:rsidRPr="009377EA">
        <w:rPr>
          <w:rFonts w:ascii="David" w:hAnsi="David" w:cs="David"/>
          <w:sz w:val="18"/>
          <w:szCs w:val="18"/>
        </w:rPr>
        <w:t xml:space="preserve">Deep Learning and Visual Question Answering </w:t>
      </w:r>
    </w:p>
    <w:p w14:paraId="02C46E91" w14:textId="118C7D07" w:rsidR="00F715BF" w:rsidRPr="009377EA" w:rsidRDefault="00F715BF" w:rsidP="009377EA">
      <w:pPr>
        <w:bidi w:val="0"/>
        <w:ind w:firstLine="720"/>
        <w:rPr>
          <w:rFonts w:ascii="David" w:hAnsi="David" w:cs="David"/>
          <w:sz w:val="18"/>
          <w:szCs w:val="18"/>
          <w:rtl/>
        </w:rPr>
      </w:pPr>
      <w:hyperlink r:id="rId32" w:history="1">
        <w:r w:rsidRPr="009377EA">
          <w:rPr>
            <w:rStyle w:val="Hyperlink"/>
            <w:rFonts w:ascii="David" w:hAnsi="David" w:cs="David"/>
            <w:sz w:val="18"/>
            <w:szCs w:val="18"/>
          </w:rPr>
          <w:t>https://towardsdatascience.com/deep-learning-and-visual-question-answering-c8c8093941bc</w:t>
        </w:r>
      </w:hyperlink>
      <w:r w:rsidRPr="009377EA">
        <w:rPr>
          <w:rFonts w:ascii="David" w:hAnsi="David" w:cs="David"/>
          <w:sz w:val="18"/>
          <w:szCs w:val="18"/>
        </w:rPr>
        <w:t xml:space="preserve"> </w:t>
      </w:r>
    </w:p>
    <w:p w14:paraId="3B62DF27" w14:textId="77777777" w:rsidR="00F715BF" w:rsidRPr="009377EA" w:rsidRDefault="00F715BF" w:rsidP="009377EA">
      <w:pPr>
        <w:bidi w:val="0"/>
        <w:rPr>
          <w:rFonts w:ascii="David" w:hAnsi="David" w:cs="David"/>
          <w:sz w:val="18"/>
          <w:szCs w:val="18"/>
          <w:rtl/>
        </w:rPr>
      </w:pPr>
      <w:r w:rsidRPr="009377EA">
        <w:rPr>
          <w:rFonts w:ascii="David" w:hAnsi="David" w:cs="David"/>
          <w:sz w:val="18"/>
          <w:szCs w:val="18"/>
        </w:rPr>
        <w:t xml:space="preserve">Deep Learning for Visual Question Answering </w:t>
      </w:r>
    </w:p>
    <w:p w14:paraId="5B17BC20" w14:textId="77777777" w:rsidR="00F715BF" w:rsidRPr="009377EA" w:rsidRDefault="00F715BF" w:rsidP="009377EA">
      <w:pPr>
        <w:bidi w:val="0"/>
        <w:ind w:firstLine="720"/>
        <w:rPr>
          <w:rFonts w:ascii="David" w:hAnsi="David" w:cs="David"/>
          <w:sz w:val="18"/>
          <w:szCs w:val="18"/>
          <w:rtl/>
        </w:rPr>
      </w:pPr>
      <w:hyperlink r:id="rId33" w:history="1">
        <w:r w:rsidRPr="009377EA">
          <w:rPr>
            <w:rStyle w:val="Hyperlink"/>
            <w:rFonts w:ascii="David" w:hAnsi="David" w:cs="David"/>
            <w:sz w:val="18"/>
            <w:szCs w:val="18"/>
          </w:rPr>
          <w:t>https://avisingh599.github.io/deeplearning/visual-qa/</w:t>
        </w:r>
      </w:hyperlink>
      <w:r w:rsidRPr="009377EA">
        <w:rPr>
          <w:rFonts w:ascii="David" w:hAnsi="David" w:cs="David"/>
          <w:sz w:val="18"/>
          <w:szCs w:val="18"/>
        </w:rPr>
        <w:t xml:space="preserve"> </w:t>
      </w:r>
    </w:p>
    <w:p w14:paraId="3898F31D" w14:textId="77777777" w:rsidR="00F715BF" w:rsidRPr="009377EA" w:rsidRDefault="00F715BF" w:rsidP="009377EA">
      <w:pPr>
        <w:bidi w:val="0"/>
        <w:rPr>
          <w:sz w:val="20"/>
          <w:szCs w:val="20"/>
          <w:rtl/>
        </w:rPr>
      </w:pPr>
    </w:p>
    <w:p w14:paraId="55A523FF" w14:textId="77777777" w:rsidR="00F715BF" w:rsidRDefault="00F715BF" w:rsidP="009377EA">
      <w:pPr>
        <w:bidi w:val="0"/>
        <w:ind w:firstLine="720"/>
        <w:rPr>
          <w:rFonts w:ascii="David" w:hAnsi="David" w:cs="David"/>
        </w:rPr>
      </w:pPr>
    </w:p>
    <w:p w14:paraId="28F05C0C" w14:textId="241B370B" w:rsidR="00E1746A" w:rsidRPr="00C60D93" w:rsidRDefault="00E1746A" w:rsidP="009377EA">
      <w:pPr>
        <w:bidi w:val="0"/>
        <w:rPr>
          <w:rFonts w:ascii="David" w:hAnsi="David" w:cs="David"/>
          <w:rtl/>
        </w:rPr>
      </w:pPr>
    </w:p>
    <w:sectPr w:rsidR="00E1746A" w:rsidRPr="00C60D93" w:rsidSect="00C60D93">
      <w:footerReference w:type="default" r:id="rId34"/>
      <w:pgSz w:w="11906" w:h="16838"/>
      <w:pgMar w:top="1260" w:right="1800" w:bottom="135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hpanier" w:date="2018-12-10T06:10:00Z" w:initials="s">
    <w:p w14:paraId="04E91BBB" w14:textId="2D945BF7" w:rsidR="0085487D" w:rsidRDefault="0085487D">
      <w:pPr>
        <w:pStyle w:val="CommentText"/>
        <w:rPr>
          <w:rtl/>
        </w:rPr>
      </w:pPr>
      <w:r>
        <w:rPr>
          <w:rStyle w:val="CommentReference"/>
        </w:rPr>
        <w:annotationRef/>
      </w:r>
      <w:r>
        <w:rPr>
          <w:rFonts w:hint="cs"/>
          <w:rtl/>
        </w:rPr>
        <w:t>איור 1 ו 2 זה אותו איור.</w:t>
      </w:r>
    </w:p>
    <w:p w14:paraId="2F98E78D" w14:textId="6F80041C" w:rsidR="0085487D" w:rsidRDefault="0085487D">
      <w:pPr>
        <w:pStyle w:val="CommentText"/>
        <w:rPr>
          <w:rtl/>
        </w:rPr>
      </w:pPr>
    </w:p>
    <w:p w14:paraId="1D2A9D63" w14:textId="414A03A4" w:rsidR="0085487D" w:rsidRDefault="0085487D">
      <w:pPr>
        <w:pStyle w:val="CommentText"/>
      </w:pPr>
      <w:r>
        <w:rPr>
          <w:rFonts w:hint="cs"/>
          <w:rtl/>
        </w:rPr>
        <w:t>בכל מקרה מתחת לכול איור יש להסביר אותו.</w:t>
      </w:r>
    </w:p>
  </w:comment>
  <w:comment w:id="6" w:author="Avi Turner" w:date="2018-12-10T18:34:00Z" w:initials="AT">
    <w:p w14:paraId="6917EEC7" w14:textId="4A09A9E5" w:rsidR="0085487D" w:rsidRDefault="0085487D" w:rsidP="00691820">
      <w:pPr>
        <w:pStyle w:val="CommentText"/>
      </w:pPr>
      <w:r>
        <w:rPr>
          <w:rStyle w:val="CommentReference"/>
        </w:rPr>
        <w:annotationRef/>
      </w:r>
      <w:r>
        <w:rPr>
          <w:rFonts w:hint="cs"/>
          <w:rtl/>
        </w:rPr>
        <w:t>אחד מראה את ההשוואה לבני אדם, והשני את מספר השכבות</w:t>
      </w:r>
    </w:p>
  </w:comment>
  <w:comment w:id="15" w:author="shpanier" w:date="2018-12-10T06:07:00Z" w:initials="s">
    <w:p w14:paraId="04073460" w14:textId="2D90FB17" w:rsidR="0085487D" w:rsidRDefault="0085487D">
      <w:pPr>
        <w:pStyle w:val="CommentText"/>
        <w:rPr>
          <w:rtl/>
        </w:rPr>
      </w:pPr>
      <w:r>
        <w:rPr>
          <w:rStyle w:val="CommentReference"/>
        </w:rPr>
        <w:annotationRef/>
      </w:r>
      <w:r>
        <w:rPr>
          <w:rFonts w:hint="cs"/>
          <w:rtl/>
        </w:rPr>
        <w:t>כדאי להוסיף נוסחה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2A9D63" w15:done="1"/>
  <w15:commentEx w15:paraId="6917EEC7" w15:paraIdParent="1D2A9D63" w15:done="1"/>
  <w15:commentEx w15:paraId="0407346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2A9D63" w16cid:durableId="1FB92E1A"/>
  <w16cid:commentId w16cid:paraId="6917EEC7" w16cid:durableId="1FB93045"/>
  <w16cid:commentId w16cid:paraId="04073460" w16cid:durableId="1FB92E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9655D" w14:textId="77777777" w:rsidR="00F76559" w:rsidRDefault="00F76559" w:rsidP="00DD7B21">
      <w:pPr>
        <w:spacing w:after="0" w:line="240" w:lineRule="auto"/>
      </w:pPr>
      <w:r>
        <w:separator/>
      </w:r>
    </w:p>
  </w:endnote>
  <w:endnote w:type="continuationSeparator" w:id="0">
    <w:p w14:paraId="612D0F33" w14:textId="77777777" w:rsidR="00F76559" w:rsidRDefault="00F76559" w:rsidP="00DD7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13505496"/>
      <w:docPartObj>
        <w:docPartGallery w:val="Page Numbers (Bottom of Page)"/>
        <w:docPartUnique/>
      </w:docPartObj>
    </w:sdtPr>
    <w:sdtEndPr>
      <w:rPr>
        <w:noProof/>
      </w:rPr>
    </w:sdtEndPr>
    <w:sdtContent>
      <w:p w14:paraId="722C9804" w14:textId="29B98824" w:rsidR="0085487D" w:rsidRDefault="0085487D">
        <w:pPr>
          <w:pStyle w:val="Footer"/>
          <w:jc w:val="center"/>
        </w:pPr>
        <w:r>
          <w:fldChar w:fldCharType="begin"/>
        </w:r>
        <w:r>
          <w:instrText xml:space="preserve"> PAGE   \* MERGEFORMAT </w:instrText>
        </w:r>
        <w:r>
          <w:fldChar w:fldCharType="separate"/>
        </w:r>
        <w:r>
          <w:rPr>
            <w:noProof/>
            <w:rtl/>
          </w:rPr>
          <w:t>9</w:t>
        </w:r>
        <w:r>
          <w:rPr>
            <w:noProof/>
          </w:rPr>
          <w:fldChar w:fldCharType="end"/>
        </w:r>
      </w:p>
    </w:sdtContent>
  </w:sdt>
  <w:p w14:paraId="2F5EB8E6" w14:textId="77777777" w:rsidR="0085487D" w:rsidRDefault="00854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F59CC" w14:textId="77777777" w:rsidR="00F76559" w:rsidRDefault="00F76559" w:rsidP="00DD7B21">
      <w:pPr>
        <w:spacing w:after="0" w:line="240" w:lineRule="auto"/>
      </w:pPr>
      <w:r>
        <w:separator/>
      </w:r>
    </w:p>
  </w:footnote>
  <w:footnote w:type="continuationSeparator" w:id="0">
    <w:p w14:paraId="3EC91F3D" w14:textId="77777777" w:rsidR="00F76559" w:rsidRDefault="00F76559" w:rsidP="00DD7B21">
      <w:pPr>
        <w:spacing w:after="0" w:line="240" w:lineRule="auto"/>
      </w:pPr>
      <w:r>
        <w:continuationSeparator/>
      </w:r>
    </w:p>
  </w:footnote>
  <w:footnote w:id="1">
    <w:p w14:paraId="2B7F0E13" w14:textId="00DEA693" w:rsidR="0085487D" w:rsidRDefault="0085487D">
      <w:pPr>
        <w:pStyle w:val="FootnoteText"/>
      </w:pPr>
      <w:r>
        <w:rPr>
          <w:rStyle w:val="FootnoteReference"/>
        </w:rPr>
        <w:footnoteRef/>
      </w:r>
      <w:r>
        <w:rPr>
          <w:rtl/>
        </w:rPr>
        <w:t xml:space="preserve"> </w:t>
      </w:r>
      <w:r w:rsidRPr="00AA55BF">
        <w:t>https://www.imageclef.org</w:t>
      </w:r>
      <w:r w:rsidRPr="00AA55BF">
        <w:rPr>
          <w:rtl/>
        </w:rPr>
        <w:t>/</w:t>
      </w:r>
    </w:p>
  </w:footnote>
  <w:footnote w:id="2">
    <w:p w14:paraId="501B6254" w14:textId="7D820008" w:rsidR="0085487D" w:rsidRDefault="0085487D" w:rsidP="005E438C">
      <w:pPr>
        <w:pStyle w:val="FootnoteText"/>
        <w:bidi w:val="0"/>
        <w:rPr>
          <w:rFonts w:hint="cs"/>
          <w:rtl/>
        </w:rPr>
      </w:pPr>
      <w:r>
        <w:rPr>
          <w:rStyle w:val="FootnoteReference"/>
        </w:rPr>
        <w:footnoteRef/>
      </w:r>
      <w:r>
        <w:rPr>
          <w:rtl/>
        </w:rPr>
        <w:t xml:space="preserve"> </w:t>
      </w:r>
      <w:r w:rsidRPr="00C43B2C">
        <w:t>A technique that the winning group used</w:t>
      </w:r>
    </w:p>
  </w:footnote>
  <w:footnote w:id="3">
    <w:p w14:paraId="28D5DC2A" w14:textId="1174ED47" w:rsidR="0085487D" w:rsidRDefault="0085487D" w:rsidP="005E438C">
      <w:pPr>
        <w:pStyle w:val="FootnoteText"/>
        <w:bidi w:val="0"/>
      </w:pPr>
      <w:r>
        <w:rPr>
          <w:rStyle w:val="FootnoteReference"/>
        </w:rPr>
        <w:footnoteRef/>
      </w:r>
      <w:r>
        <w:rPr>
          <w:rtl/>
        </w:rPr>
        <w:t xml:space="preserve"> </w:t>
      </w:r>
      <w:r w:rsidRPr="00C43B2C">
        <w:t>A technique the group with the worst results used</w:t>
      </w:r>
    </w:p>
  </w:footnote>
  <w:footnote w:id="4">
    <w:p w14:paraId="5AB1262B" w14:textId="77777777" w:rsidR="0085487D" w:rsidRDefault="0085487D" w:rsidP="00C43B2C">
      <w:pPr>
        <w:pStyle w:val="FootnoteText"/>
        <w:bidi w:val="0"/>
        <w:rPr>
          <w:rFonts w:hint="cs"/>
          <w:rtl/>
        </w:rPr>
      </w:pPr>
      <w:r>
        <w:rPr>
          <w:rStyle w:val="FootnoteReference"/>
        </w:rPr>
        <w:footnoteRef/>
      </w:r>
      <w:r>
        <w:rPr>
          <w:rtl/>
        </w:rPr>
        <w:t xml:space="preserve"> </w:t>
      </w:r>
      <w:r w:rsidRPr="00C43B2C">
        <w:t>A technique that the winning group used</w:t>
      </w:r>
    </w:p>
    <w:p w14:paraId="5C0F6843" w14:textId="1A9B55AD" w:rsidR="0085487D" w:rsidRDefault="0085487D" w:rsidP="005E438C">
      <w:pPr>
        <w:pStyle w:val="FootnoteText"/>
        <w:bidi w:val="0"/>
      </w:pPr>
    </w:p>
  </w:footnote>
  <w:footnote w:id="5">
    <w:p w14:paraId="073B3ABD" w14:textId="4097F7F6" w:rsidR="0085487D" w:rsidRPr="00CD20E9" w:rsidRDefault="0085487D" w:rsidP="005E438C">
      <w:pPr>
        <w:pStyle w:val="FootnoteText"/>
        <w:bidi w:val="0"/>
        <w:rPr>
          <w:rFonts w:hint="cs"/>
          <w:rtl/>
        </w:rPr>
      </w:pPr>
      <w:r>
        <w:rPr>
          <w:rStyle w:val="FootnoteReference"/>
        </w:rPr>
        <w:footnoteRef/>
      </w:r>
      <w:r w:rsidRPr="00C43B2C">
        <w:t>A technique that the winning group u</w:t>
      </w:r>
      <w:r>
        <w:t>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AFC"/>
    <w:multiLevelType w:val="hybridMultilevel"/>
    <w:tmpl w:val="A5764F3A"/>
    <w:lvl w:ilvl="0" w:tplc="D79E75F6">
      <w:start w:val="1"/>
      <w:numFmt w:val="bullet"/>
      <w:lvlText w:val="•"/>
      <w:lvlJc w:val="left"/>
      <w:pPr>
        <w:tabs>
          <w:tab w:val="num" w:pos="720"/>
        </w:tabs>
        <w:ind w:left="720" w:hanging="360"/>
      </w:pPr>
      <w:rPr>
        <w:rFonts w:ascii="Arial" w:hAnsi="Arial" w:hint="default"/>
      </w:rPr>
    </w:lvl>
    <w:lvl w:ilvl="1" w:tplc="E8A499DC" w:tentative="1">
      <w:start w:val="1"/>
      <w:numFmt w:val="bullet"/>
      <w:lvlText w:val="•"/>
      <w:lvlJc w:val="left"/>
      <w:pPr>
        <w:tabs>
          <w:tab w:val="num" w:pos="1440"/>
        </w:tabs>
        <w:ind w:left="1440" w:hanging="360"/>
      </w:pPr>
      <w:rPr>
        <w:rFonts w:ascii="Arial" w:hAnsi="Arial" w:hint="default"/>
      </w:rPr>
    </w:lvl>
    <w:lvl w:ilvl="2" w:tplc="306871CC" w:tentative="1">
      <w:start w:val="1"/>
      <w:numFmt w:val="bullet"/>
      <w:lvlText w:val="•"/>
      <w:lvlJc w:val="left"/>
      <w:pPr>
        <w:tabs>
          <w:tab w:val="num" w:pos="2160"/>
        </w:tabs>
        <w:ind w:left="2160" w:hanging="360"/>
      </w:pPr>
      <w:rPr>
        <w:rFonts w:ascii="Arial" w:hAnsi="Arial" w:hint="default"/>
      </w:rPr>
    </w:lvl>
    <w:lvl w:ilvl="3" w:tplc="344EF12C" w:tentative="1">
      <w:start w:val="1"/>
      <w:numFmt w:val="bullet"/>
      <w:lvlText w:val="•"/>
      <w:lvlJc w:val="left"/>
      <w:pPr>
        <w:tabs>
          <w:tab w:val="num" w:pos="2880"/>
        </w:tabs>
        <w:ind w:left="2880" w:hanging="360"/>
      </w:pPr>
      <w:rPr>
        <w:rFonts w:ascii="Arial" w:hAnsi="Arial" w:hint="default"/>
      </w:rPr>
    </w:lvl>
    <w:lvl w:ilvl="4" w:tplc="B55624FA" w:tentative="1">
      <w:start w:val="1"/>
      <w:numFmt w:val="bullet"/>
      <w:lvlText w:val="•"/>
      <w:lvlJc w:val="left"/>
      <w:pPr>
        <w:tabs>
          <w:tab w:val="num" w:pos="3600"/>
        </w:tabs>
        <w:ind w:left="3600" w:hanging="360"/>
      </w:pPr>
      <w:rPr>
        <w:rFonts w:ascii="Arial" w:hAnsi="Arial" w:hint="default"/>
      </w:rPr>
    </w:lvl>
    <w:lvl w:ilvl="5" w:tplc="D30C0B08" w:tentative="1">
      <w:start w:val="1"/>
      <w:numFmt w:val="bullet"/>
      <w:lvlText w:val="•"/>
      <w:lvlJc w:val="left"/>
      <w:pPr>
        <w:tabs>
          <w:tab w:val="num" w:pos="4320"/>
        </w:tabs>
        <w:ind w:left="4320" w:hanging="360"/>
      </w:pPr>
      <w:rPr>
        <w:rFonts w:ascii="Arial" w:hAnsi="Arial" w:hint="default"/>
      </w:rPr>
    </w:lvl>
    <w:lvl w:ilvl="6" w:tplc="79F295AA" w:tentative="1">
      <w:start w:val="1"/>
      <w:numFmt w:val="bullet"/>
      <w:lvlText w:val="•"/>
      <w:lvlJc w:val="left"/>
      <w:pPr>
        <w:tabs>
          <w:tab w:val="num" w:pos="5040"/>
        </w:tabs>
        <w:ind w:left="5040" w:hanging="360"/>
      </w:pPr>
      <w:rPr>
        <w:rFonts w:ascii="Arial" w:hAnsi="Arial" w:hint="default"/>
      </w:rPr>
    </w:lvl>
    <w:lvl w:ilvl="7" w:tplc="091AA1A8" w:tentative="1">
      <w:start w:val="1"/>
      <w:numFmt w:val="bullet"/>
      <w:lvlText w:val="•"/>
      <w:lvlJc w:val="left"/>
      <w:pPr>
        <w:tabs>
          <w:tab w:val="num" w:pos="5760"/>
        </w:tabs>
        <w:ind w:left="5760" w:hanging="360"/>
      </w:pPr>
      <w:rPr>
        <w:rFonts w:ascii="Arial" w:hAnsi="Arial" w:hint="default"/>
      </w:rPr>
    </w:lvl>
    <w:lvl w:ilvl="8" w:tplc="466283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74A42"/>
    <w:multiLevelType w:val="hybridMultilevel"/>
    <w:tmpl w:val="83140896"/>
    <w:lvl w:ilvl="0" w:tplc="64268E9C">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15:restartNumberingAfterBreak="0">
    <w:nsid w:val="08526C44"/>
    <w:multiLevelType w:val="hybridMultilevel"/>
    <w:tmpl w:val="F5E4E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D415F"/>
    <w:multiLevelType w:val="hybridMultilevel"/>
    <w:tmpl w:val="326E1A36"/>
    <w:lvl w:ilvl="0" w:tplc="E24AD3B6">
      <w:start w:val="1"/>
      <w:numFmt w:val="decimal"/>
      <w:lvlText w:val="%1."/>
      <w:lvlJc w:val="left"/>
      <w:pPr>
        <w:tabs>
          <w:tab w:val="num" w:pos="720"/>
        </w:tabs>
        <w:ind w:left="720" w:hanging="360"/>
      </w:pPr>
    </w:lvl>
    <w:lvl w:ilvl="1" w:tplc="A0DA39B6" w:tentative="1">
      <w:start w:val="1"/>
      <w:numFmt w:val="decimal"/>
      <w:lvlText w:val="%2."/>
      <w:lvlJc w:val="left"/>
      <w:pPr>
        <w:tabs>
          <w:tab w:val="num" w:pos="1440"/>
        </w:tabs>
        <w:ind w:left="1440" w:hanging="360"/>
      </w:pPr>
    </w:lvl>
    <w:lvl w:ilvl="2" w:tplc="869A63D2" w:tentative="1">
      <w:start w:val="1"/>
      <w:numFmt w:val="decimal"/>
      <w:lvlText w:val="%3."/>
      <w:lvlJc w:val="left"/>
      <w:pPr>
        <w:tabs>
          <w:tab w:val="num" w:pos="2160"/>
        </w:tabs>
        <w:ind w:left="2160" w:hanging="360"/>
      </w:pPr>
    </w:lvl>
    <w:lvl w:ilvl="3" w:tplc="F4D41982" w:tentative="1">
      <w:start w:val="1"/>
      <w:numFmt w:val="decimal"/>
      <w:lvlText w:val="%4."/>
      <w:lvlJc w:val="left"/>
      <w:pPr>
        <w:tabs>
          <w:tab w:val="num" w:pos="2880"/>
        </w:tabs>
        <w:ind w:left="2880" w:hanging="360"/>
      </w:pPr>
    </w:lvl>
    <w:lvl w:ilvl="4" w:tplc="0E62091E" w:tentative="1">
      <w:start w:val="1"/>
      <w:numFmt w:val="decimal"/>
      <w:lvlText w:val="%5."/>
      <w:lvlJc w:val="left"/>
      <w:pPr>
        <w:tabs>
          <w:tab w:val="num" w:pos="3600"/>
        </w:tabs>
        <w:ind w:left="3600" w:hanging="360"/>
      </w:pPr>
    </w:lvl>
    <w:lvl w:ilvl="5" w:tplc="435C80FE" w:tentative="1">
      <w:start w:val="1"/>
      <w:numFmt w:val="decimal"/>
      <w:lvlText w:val="%6."/>
      <w:lvlJc w:val="left"/>
      <w:pPr>
        <w:tabs>
          <w:tab w:val="num" w:pos="4320"/>
        </w:tabs>
        <w:ind w:left="4320" w:hanging="360"/>
      </w:pPr>
    </w:lvl>
    <w:lvl w:ilvl="6" w:tplc="04A0D07C" w:tentative="1">
      <w:start w:val="1"/>
      <w:numFmt w:val="decimal"/>
      <w:lvlText w:val="%7."/>
      <w:lvlJc w:val="left"/>
      <w:pPr>
        <w:tabs>
          <w:tab w:val="num" w:pos="5040"/>
        </w:tabs>
        <w:ind w:left="5040" w:hanging="360"/>
      </w:pPr>
    </w:lvl>
    <w:lvl w:ilvl="7" w:tplc="9F284016" w:tentative="1">
      <w:start w:val="1"/>
      <w:numFmt w:val="decimal"/>
      <w:lvlText w:val="%8."/>
      <w:lvlJc w:val="left"/>
      <w:pPr>
        <w:tabs>
          <w:tab w:val="num" w:pos="5760"/>
        </w:tabs>
        <w:ind w:left="5760" w:hanging="360"/>
      </w:pPr>
    </w:lvl>
    <w:lvl w:ilvl="8" w:tplc="11625B7A" w:tentative="1">
      <w:start w:val="1"/>
      <w:numFmt w:val="decimal"/>
      <w:lvlText w:val="%9."/>
      <w:lvlJc w:val="left"/>
      <w:pPr>
        <w:tabs>
          <w:tab w:val="num" w:pos="6480"/>
        </w:tabs>
        <w:ind w:left="6480" w:hanging="360"/>
      </w:pPr>
    </w:lvl>
  </w:abstractNum>
  <w:abstractNum w:abstractNumId="4" w15:restartNumberingAfterBreak="0">
    <w:nsid w:val="0BC4038F"/>
    <w:multiLevelType w:val="hybridMultilevel"/>
    <w:tmpl w:val="68260EF0"/>
    <w:lvl w:ilvl="0" w:tplc="BDC24110">
      <w:start w:val="1"/>
      <w:numFmt w:val="decimal"/>
      <w:lvlText w:val="%1."/>
      <w:lvlJc w:val="left"/>
      <w:pPr>
        <w:ind w:left="1106" w:hanging="360"/>
      </w:pPr>
      <w:rPr>
        <w:rFonts w:hint="default"/>
      </w:rPr>
    </w:lvl>
    <w:lvl w:ilvl="1" w:tplc="04090019">
      <w:start w:val="1"/>
      <w:numFmt w:val="lowerLetter"/>
      <w:lvlText w:val="%2."/>
      <w:lvlJc w:val="left"/>
      <w:pPr>
        <w:ind w:left="1826" w:hanging="360"/>
      </w:pPr>
    </w:lvl>
    <w:lvl w:ilvl="2" w:tplc="0409001B">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5" w15:restartNumberingAfterBreak="0">
    <w:nsid w:val="1658587B"/>
    <w:multiLevelType w:val="hybridMultilevel"/>
    <w:tmpl w:val="A1D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01600"/>
    <w:multiLevelType w:val="hybridMultilevel"/>
    <w:tmpl w:val="3864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94BB7"/>
    <w:multiLevelType w:val="hybridMultilevel"/>
    <w:tmpl w:val="DD6AB04C"/>
    <w:lvl w:ilvl="0" w:tplc="C9184DA0">
      <w:start w:val="1"/>
      <w:numFmt w:val="hebrew1"/>
      <w:lvlText w:val="%1."/>
      <w:lvlJc w:val="left"/>
      <w:pPr>
        <w:tabs>
          <w:tab w:val="num" w:pos="720"/>
        </w:tabs>
        <w:ind w:left="720" w:hanging="360"/>
      </w:pPr>
      <w:rPr>
        <w:rFonts w:asciiTheme="majorHAnsi" w:eastAsiaTheme="majorEastAsia" w:hAnsiTheme="majorHAnsi" w:cstheme="majorBidi"/>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2776EC"/>
    <w:multiLevelType w:val="hybridMultilevel"/>
    <w:tmpl w:val="F6222F46"/>
    <w:lvl w:ilvl="0" w:tplc="B0D2F90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02AC7"/>
    <w:multiLevelType w:val="hybridMultilevel"/>
    <w:tmpl w:val="A10E2E56"/>
    <w:lvl w:ilvl="0" w:tplc="FB6E32EA">
      <w:start w:val="1"/>
      <w:numFmt w:val="decimal"/>
      <w:lvlText w:val="%1."/>
      <w:lvlJc w:val="left"/>
      <w:pPr>
        <w:tabs>
          <w:tab w:val="num" w:pos="720"/>
        </w:tabs>
        <w:ind w:left="720" w:hanging="360"/>
      </w:pPr>
    </w:lvl>
    <w:lvl w:ilvl="1" w:tplc="82C07624" w:tentative="1">
      <w:start w:val="1"/>
      <w:numFmt w:val="decimal"/>
      <w:lvlText w:val="%2."/>
      <w:lvlJc w:val="left"/>
      <w:pPr>
        <w:tabs>
          <w:tab w:val="num" w:pos="1440"/>
        </w:tabs>
        <w:ind w:left="1440" w:hanging="360"/>
      </w:pPr>
    </w:lvl>
    <w:lvl w:ilvl="2" w:tplc="BBDA4518" w:tentative="1">
      <w:start w:val="1"/>
      <w:numFmt w:val="decimal"/>
      <w:lvlText w:val="%3."/>
      <w:lvlJc w:val="left"/>
      <w:pPr>
        <w:tabs>
          <w:tab w:val="num" w:pos="2160"/>
        </w:tabs>
        <w:ind w:left="2160" w:hanging="360"/>
      </w:pPr>
    </w:lvl>
    <w:lvl w:ilvl="3" w:tplc="338CDC58" w:tentative="1">
      <w:start w:val="1"/>
      <w:numFmt w:val="decimal"/>
      <w:lvlText w:val="%4."/>
      <w:lvlJc w:val="left"/>
      <w:pPr>
        <w:tabs>
          <w:tab w:val="num" w:pos="2880"/>
        </w:tabs>
        <w:ind w:left="2880" w:hanging="360"/>
      </w:pPr>
    </w:lvl>
    <w:lvl w:ilvl="4" w:tplc="DC58D1F4" w:tentative="1">
      <w:start w:val="1"/>
      <w:numFmt w:val="decimal"/>
      <w:lvlText w:val="%5."/>
      <w:lvlJc w:val="left"/>
      <w:pPr>
        <w:tabs>
          <w:tab w:val="num" w:pos="3600"/>
        </w:tabs>
        <w:ind w:left="3600" w:hanging="360"/>
      </w:pPr>
    </w:lvl>
    <w:lvl w:ilvl="5" w:tplc="2E1EA7D2" w:tentative="1">
      <w:start w:val="1"/>
      <w:numFmt w:val="decimal"/>
      <w:lvlText w:val="%6."/>
      <w:lvlJc w:val="left"/>
      <w:pPr>
        <w:tabs>
          <w:tab w:val="num" w:pos="4320"/>
        </w:tabs>
        <w:ind w:left="4320" w:hanging="360"/>
      </w:pPr>
    </w:lvl>
    <w:lvl w:ilvl="6" w:tplc="CCC4FF76" w:tentative="1">
      <w:start w:val="1"/>
      <w:numFmt w:val="decimal"/>
      <w:lvlText w:val="%7."/>
      <w:lvlJc w:val="left"/>
      <w:pPr>
        <w:tabs>
          <w:tab w:val="num" w:pos="5040"/>
        </w:tabs>
        <w:ind w:left="5040" w:hanging="360"/>
      </w:pPr>
    </w:lvl>
    <w:lvl w:ilvl="7" w:tplc="EFFACFC6" w:tentative="1">
      <w:start w:val="1"/>
      <w:numFmt w:val="decimal"/>
      <w:lvlText w:val="%8."/>
      <w:lvlJc w:val="left"/>
      <w:pPr>
        <w:tabs>
          <w:tab w:val="num" w:pos="5760"/>
        </w:tabs>
        <w:ind w:left="5760" w:hanging="360"/>
      </w:pPr>
    </w:lvl>
    <w:lvl w:ilvl="8" w:tplc="7FC0707E" w:tentative="1">
      <w:start w:val="1"/>
      <w:numFmt w:val="decimal"/>
      <w:lvlText w:val="%9."/>
      <w:lvlJc w:val="left"/>
      <w:pPr>
        <w:tabs>
          <w:tab w:val="num" w:pos="6480"/>
        </w:tabs>
        <w:ind w:left="6480" w:hanging="360"/>
      </w:pPr>
    </w:lvl>
  </w:abstractNum>
  <w:abstractNum w:abstractNumId="10" w15:restartNumberingAfterBreak="0">
    <w:nsid w:val="25B71423"/>
    <w:multiLevelType w:val="hybridMultilevel"/>
    <w:tmpl w:val="9446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2737"/>
    <w:multiLevelType w:val="hybridMultilevel"/>
    <w:tmpl w:val="5DB0B1EA"/>
    <w:lvl w:ilvl="0" w:tplc="FAE484D0">
      <w:start w:val="1"/>
      <w:numFmt w:val="bullet"/>
      <w:lvlText w:val="•"/>
      <w:lvlJc w:val="left"/>
      <w:pPr>
        <w:tabs>
          <w:tab w:val="num" w:pos="720"/>
        </w:tabs>
        <w:ind w:left="720" w:hanging="360"/>
      </w:pPr>
      <w:rPr>
        <w:rFonts w:ascii="Arial" w:hAnsi="Arial" w:hint="default"/>
      </w:rPr>
    </w:lvl>
    <w:lvl w:ilvl="1" w:tplc="95100252" w:tentative="1">
      <w:start w:val="1"/>
      <w:numFmt w:val="bullet"/>
      <w:lvlText w:val="•"/>
      <w:lvlJc w:val="left"/>
      <w:pPr>
        <w:tabs>
          <w:tab w:val="num" w:pos="1440"/>
        </w:tabs>
        <w:ind w:left="1440" w:hanging="360"/>
      </w:pPr>
      <w:rPr>
        <w:rFonts w:ascii="Arial" w:hAnsi="Arial" w:hint="default"/>
      </w:rPr>
    </w:lvl>
    <w:lvl w:ilvl="2" w:tplc="67E2A28C" w:tentative="1">
      <w:start w:val="1"/>
      <w:numFmt w:val="bullet"/>
      <w:lvlText w:val="•"/>
      <w:lvlJc w:val="left"/>
      <w:pPr>
        <w:tabs>
          <w:tab w:val="num" w:pos="2160"/>
        </w:tabs>
        <w:ind w:left="2160" w:hanging="360"/>
      </w:pPr>
      <w:rPr>
        <w:rFonts w:ascii="Arial" w:hAnsi="Arial" w:hint="default"/>
      </w:rPr>
    </w:lvl>
    <w:lvl w:ilvl="3" w:tplc="8842C050" w:tentative="1">
      <w:start w:val="1"/>
      <w:numFmt w:val="bullet"/>
      <w:lvlText w:val="•"/>
      <w:lvlJc w:val="left"/>
      <w:pPr>
        <w:tabs>
          <w:tab w:val="num" w:pos="2880"/>
        </w:tabs>
        <w:ind w:left="2880" w:hanging="360"/>
      </w:pPr>
      <w:rPr>
        <w:rFonts w:ascii="Arial" w:hAnsi="Arial" w:hint="default"/>
      </w:rPr>
    </w:lvl>
    <w:lvl w:ilvl="4" w:tplc="673286C0" w:tentative="1">
      <w:start w:val="1"/>
      <w:numFmt w:val="bullet"/>
      <w:lvlText w:val="•"/>
      <w:lvlJc w:val="left"/>
      <w:pPr>
        <w:tabs>
          <w:tab w:val="num" w:pos="3600"/>
        </w:tabs>
        <w:ind w:left="3600" w:hanging="360"/>
      </w:pPr>
      <w:rPr>
        <w:rFonts w:ascii="Arial" w:hAnsi="Arial" w:hint="default"/>
      </w:rPr>
    </w:lvl>
    <w:lvl w:ilvl="5" w:tplc="D43A5E4A" w:tentative="1">
      <w:start w:val="1"/>
      <w:numFmt w:val="bullet"/>
      <w:lvlText w:val="•"/>
      <w:lvlJc w:val="left"/>
      <w:pPr>
        <w:tabs>
          <w:tab w:val="num" w:pos="4320"/>
        </w:tabs>
        <w:ind w:left="4320" w:hanging="360"/>
      </w:pPr>
      <w:rPr>
        <w:rFonts w:ascii="Arial" w:hAnsi="Arial" w:hint="default"/>
      </w:rPr>
    </w:lvl>
    <w:lvl w:ilvl="6" w:tplc="AA9221BE" w:tentative="1">
      <w:start w:val="1"/>
      <w:numFmt w:val="bullet"/>
      <w:lvlText w:val="•"/>
      <w:lvlJc w:val="left"/>
      <w:pPr>
        <w:tabs>
          <w:tab w:val="num" w:pos="5040"/>
        </w:tabs>
        <w:ind w:left="5040" w:hanging="360"/>
      </w:pPr>
      <w:rPr>
        <w:rFonts w:ascii="Arial" w:hAnsi="Arial" w:hint="default"/>
      </w:rPr>
    </w:lvl>
    <w:lvl w:ilvl="7" w:tplc="E76A751E" w:tentative="1">
      <w:start w:val="1"/>
      <w:numFmt w:val="bullet"/>
      <w:lvlText w:val="•"/>
      <w:lvlJc w:val="left"/>
      <w:pPr>
        <w:tabs>
          <w:tab w:val="num" w:pos="5760"/>
        </w:tabs>
        <w:ind w:left="5760" w:hanging="360"/>
      </w:pPr>
      <w:rPr>
        <w:rFonts w:ascii="Arial" w:hAnsi="Arial" w:hint="default"/>
      </w:rPr>
    </w:lvl>
    <w:lvl w:ilvl="8" w:tplc="5AE6801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261826"/>
    <w:multiLevelType w:val="hybridMultilevel"/>
    <w:tmpl w:val="3A8EB52A"/>
    <w:lvl w:ilvl="0" w:tplc="A9B28630">
      <w:start w:val="1"/>
      <w:numFmt w:val="decimal"/>
      <w:lvlText w:val="%1."/>
      <w:lvlJc w:val="left"/>
      <w:pPr>
        <w:tabs>
          <w:tab w:val="num" w:pos="720"/>
        </w:tabs>
        <w:ind w:left="720" w:hanging="360"/>
      </w:pPr>
    </w:lvl>
    <w:lvl w:ilvl="1" w:tplc="4CAA75AE" w:tentative="1">
      <w:start w:val="1"/>
      <w:numFmt w:val="decimal"/>
      <w:lvlText w:val="%2."/>
      <w:lvlJc w:val="left"/>
      <w:pPr>
        <w:tabs>
          <w:tab w:val="num" w:pos="1440"/>
        </w:tabs>
        <w:ind w:left="1440" w:hanging="360"/>
      </w:pPr>
    </w:lvl>
    <w:lvl w:ilvl="2" w:tplc="1ACC4796" w:tentative="1">
      <w:start w:val="1"/>
      <w:numFmt w:val="decimal"/>
      <w:lvlText w:val="%3."/>
      <w:lvlJc w:val="left"/>
      <w:pPr>
        <w:tabs>
          <w:tab w:val="num" w:pos="2160"/>
        </w:tabs>
        <w:ind w:left="2160" w:hanging="360"/>
      </w:pPr>
    </w:lvl>
    <w:lvl w:ilvl="3" w:tplc="BD6C894E" w:tentative="1">
      <w:start w:val="1"/>
      <w:numFmt w:val="decimal"/>
      <w:lvlText w:val="%4."/>
      <w:lvlJc w:val="left"/>
      <w:pPr>
        <w:tabs>
          <w:tab w:val="num" w:pos="2880"/>
        </w:tabs>
        <w:ind w:left="2880" w:hanging="360"/>
      </w:pPr>
    </w:lvl>
    <w:lvl w:ilvl="4" w:tplc="00982FA4" w:tentative="1">
      <w:start w:val="1"/>
      <w:numFmt w:val="decimal"/>
      <w:lvlText w:val="%5."/>
      <w:lvlJc w:val="left"/>
      <w:pPr>
        <w:tabs>
          <w:tab w:val="num" w:pos="3600"/>
        </w:tabs>
        <w:ind w:left="3600" w:hanging="360"/>
      </w:pPr>
    </w:lvl>
    <w:lvl w:ilvl="5" w:tplc="F9F85714" w:tentative="1">
      <w:start w:val="1"/>
      <w:numFmt w:val="decimal"/>
      <w:lvlText w:val="%6."/>
      <w:lvlJc w:val="left"/>
      <w:pPr>
        <w:tabs>
          <w:tab w:val="num" w:pos="4320"/>
        </w:tabs>
        <w:ind w:left="4320" w:hanging="360"/>
      </w:pPr>
    </w:lvl>
    <w:lvl w:ilvl="6" w:tplc="1C60CF84" w:tentative="1">
      <w:start w:val="1"/>
      <w:numFmt w:val="decimal"/>
      <w:lvlText w:val="%7."/>
      <w:lvlJc w:val="left"/>
      <w:pPr>
        <w:tabs>
          <w:tab w:val="num" w:pos="5040"/>
        </w:tabs>
        <w:ind w:left="5040" w:hanging="360"/>
      </w:pPr>
    </w:lvl>
    <w:lvl w:ilvl="7" w:tplc="B0F42946" w:tentative="1">
      <w:start w:val="1"/>
      <w:numFmt w:val="decimal"/>
      <w:lvlText w:val="%8."/>
      <w:lvlJc w:val="left"/>
      <w:pPr>
        <w:tabs>
          <w:tab w:val="num" w:pos="5760"/>
        </w:tabs>
        <w:ind w:left="5760" w:hanging="360"/>
      </w:pPr>
    </w:lvl>
    <w:lvl w:ilvl="8" w:tplc="E68C3CE2" w:tentative="1">
      <w:start w:val="1"/>
      <w:numFmt w:val="decimal"/>
      <w:lvlText w:val="%9."/>
      <w:lvlJc w:val="left"/>
      <w:pPr>
        <w:tabs>
          <w:tab w:val="num" w:pos="6480"/>
        </w:tabs>
        <w:ind w:left="6480" w:hanging="360"/>
      </w:pPr>
    </w:lvl>
  </w:abstractNum>
  <w:abstractNum w:abstractNumId="13" w15:restartNumberingAfterBreak="0">
    <w:nsid w:val="2EA947A9"/>
    <w:multiLevelType w:val="hybridMultilevel"/>
    <w:tmpl w:val="3436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30312"/>
    <w:multiLevelType w:val="hybridMultilevel"/>
    <w:tmpl w:val="15F60730"/>
    <w:lvl w:ilvl="0" w:tplc="F5FEAA12">
      <w:start w:val="1"/>
      <w:numFmt w:val="bullet"/>
      <w:lvlText w:val="•"/>
      <w:lvlJc w:val="left"/>
      <w:pPr>
        <w:tabs>
          <w:tab w:val="num" w:pos="720"/>
        </w:tabs>
        <w:ind w:left="720" w:hanging="360"/>
      </w:pPr>
      <w:rPr>
        <w:rFonts w:ascii="Arial" w:hAnsi="Arial" w:hint="default"/>
      </w:rPr>
    </w:lvl>
    <w:lvl w:ilvl="1" w:tplc="EF2AC96A">
      <w:start w:val="1"/>
      <w:numFmt w:val="bullet"/>
      <w:lvlText w:val="•"/>
      <w:lvlJc w:val="left"/>
      <w:pPr>
        <w:tabs>
          <w:tab w:val="num" w:pos="1440"/>
        </w:tabs>
        <w:ind w:left="1440" w:hanging="360"/>
      </w:pPr>
      <w:rPr>
        <w:rFonts w:ascii="Arial" w:hAnsi="Arial" w:hint="default"/>
      </w:rPr>
    </w:lvl>
    <w:lvl w:ilvl="2" w:tplc="A5C04052" w:tentative="1">
      <w:start w:val="1"/>
      <w:numFmt w:val="bullet"/>
      <w:lvlText w:val="•"/>
      <w:lvlJc w:val="left"/>
      <w:pPr>
        <w:tabs>
          <w:tab w:val="num" w:pos="2160"/>
        </w:tabs>
        <w:ind w:left="2160" w:hanging="360"/>
      </w:pPr>
      <w:rPr>
        <w:rFonts w:ascii="Arial" w:hAnsi="Arial" w:hint="default"/>
      </w:rPr>
    </w:lvl>
    <w:lvl w:ilvl="3" w:tplc="E95E7918" w:tentative="1">
      <w:start w:val="1"/>
      <w:numFmt w:val="bullet"/>
      <w:lvlText w:val="•"/>
      <w:lvlJc w:val="left"/>
      <w:pPr>
        <w:tabs>
          <w:tab w:val="num" w:pos="2880"/>
        </w:tabs>
        <w:ind w:left="2880" w:hanging="360"/>
      </w:pPr>
      <w:rPr>
        <w:rFonts w:ascii="Arial" w:hAnsi="Arial" w:hint="default"/>
      </w:rPr>
    </w:lvl>
    <w:lvl w:ilvl="4" w:tplc="105E4ED4" w:tentative="1">
      <w:start w:val="1"/>
      <w:numFmt w:val="bullet"/>
      <w:lvlText w:val="•"/>
      <w:lvlJc w:val="left"/>
      <w:pPr>
        <w:tabs>
          <w:tab w:val="num" w:pos="3600"/>
        </w:tabs>
        <w:ind w:left="3600" w:hanging="360"/>
      </w:pPr>
      <w:rPr>
        <w:rFonts w:ascii="Arial" w:hAnsi="Arial" w:hint="default"/>
      </w:rPr>
    </w:lvl>
    <w:lvl w:ilvl="5" w:tplc="84BCC828" w:tentative="1">
      <w:start w:val="1"/>
      <w:numFmt w:val="bullet"/>
      <w:lvlText w:val="•"/>
      <w:lvlJc w:val="left"/>
      <w:pPr>
        <w:tabs>
          <w:tab w:val="num" w:pos="4320"/>
        </w:tabs>
        <w:ind w:left="4320" w:hanging="360"/>
      </w:pPr>
      <w:rPr>
        <w:rFonts w:ascii="Arial" w:hAnsi="Arial" w:hint="default"/>
      </w:rPr>
    </w:lvl>
    <w:lvl w:ilvl="6" w:tplc="5B6C9464" w:tentative="1">
      <w:start w:val="1"/>
      <w:numFmt w:val="bullet"/>
      <w:lvlText w:val="•"/>
      <w:lvlJc w:val="left"/>
      <w:pPr>
        <w:tabs>
          <w:tab w:val="num" w:pos="5040"/>
        </w:tabs>
        <w:ind w:left="5040" w:hanging="360"/>
      </w:pPr>
      <w:rPr>
        <w:rFonts w:ascii="Arial" w:hAnsi="Arial" w:hint="default"/>
      </w:rPr>
    </w:lvl>
    <w:lvl w:ilvl="7" w:tplc="2D30D380" w:tentative="1">
      <w:start w:val="1"/>
      <w:numFmt w:val="bullet"/>
      <w:lvlText w:val="•"/>
      <w:lvlJc w:val="left"/>
      <w:pPr>
        <w:tabs>
          <w:tab w:val="num" w:pos="5760"/>
        </w:tabs>
        <w:ind w:left="5760" w:hanging="360"/>
      </w:pPr>
      <w:rPr>
        <w:rFonts w:ascii="Arial" w:hAnsi="Arial" w:hint="default"/>
      </w:rPr>
    </w:lvl>
    <w:lvl w:ilvl="8" w:tplc="79B2FF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8C05F5"/>
    <w:multiLevelType w:val="hybridMultilevel"/>
    <w:tmpl w:val="4B1E4058"/>
    <w:lvl w:ilvl="0" w:tplc="E2161F64">
      <w:start w:val="1"/>
      <w:numFmt w:val="bullet"/>
      <w:lvlText w:val="•"/>
      <w:lvlJc w:val="left"/>
      <w:pPr>
        <w:tabs>
          <w:tab w:val="num" w:pos="720"/>
        </w:tabs>
        <w:ind w:left="720" w:hanging="360"/>
      </w:pPr>
      <w:rPr>
        <w:rFonts w:ascii="Arial" w:hAnsi="Arial" w:hint="default"/>
      </w:rPr>
    </w:lvl>
    <w:lvl w:ilvl="1" w:tplc="A0A2F82E" w:tentative="1">
      <w:start w:val="1"/>
      <w:numFmt w:val="bullet"/>
      <w:lvlText w:val="•"/>
      <w:lvlJc w:val="left"/>
      <w:pPr>
        <w:tabs>
          <w:tab w:val="num" w:pos="1440"/>
        </w:tabs>
        <w:ind w:left="1440" w:hanging="360"/>
      </w:pPr>
      <w:rPr>
        <w:rFonts w:ascii="Arial" w:hAnsi="Arial" w:hint="default"/>
      </w:rPr>
    </w:lvl>
    <w:lvl w:ilvl="2" w:tplc="970AE032" w:tentative="1">
      <w:start w:val="1"/>
      <w:numFmt w:val="bullet"/>
      <w:lvlText w:val="•"/>
      <w:lvlJc w:val="left"/>
      <w:pPr>
        <w:tabs>
          <w:tab w:val="num" w:pos="2160"/>
        </w:tabs>
        <w:ind w:left="2160" w:hanging="360"/>
      </w:pPr>
      <w:rPr>
        <w:rFonts w:ascii="Arial" w:hAnsi="Arial" w:hint="default"/>
      </w:rPr>
    </w:lvl>
    <w:lvl w:ilvl="3" w:tplc="7696DF58" w:tentative="1">
      <w:start w:val="1"/>
      <w:numFmt w:val="bullet"/>
      <w:lvlText w:val="•"/>
      <w:lvlJc w:val="left"/>
      <w:pPr>
        <w:tabs>
          <w:tab w:val="num" w:pos="2880"/>
        </w:tabs>
        <w:ind w:left="2880" w:hanging="360"/>
      </w:pPr>
      <w:rPr>
        <w:rFonts w:ascii="Arial" w:hAnsi="Arial" w:hint="default"/>
      </w:rPr>
    </w:lvl>
    <w:lvl w:ilvl="4" w:tplc="DDB059EC" w:tentative="1">
      <w:start w:val="1"/>
      <w:numFmt w:val="bullet"/>
      <w:lvlText w:val="•"/>
      <w:lvlJc w:val="left"/>
      <w:pPr>
        <w:tabs>
          <w:tab w:val="num" w:pos="3600"/>
        </w:tabs>
        <w:ind w:left="3600" w:hanging="360"/>
      </w:pPr>
      <w:rPr>
        <w:rFonts w:ascii="Arial" w:hAnsi="Arial" w:hint="default"/>
      </w:rPr>
    </w:lvl>
    <w:lvl w:ilvl="5" w:tplc="38C66AB6" w:tentative="1">
      <w:start w:val="1"/>
      <w:numFmt w:val="bullet"/>
      <w:lvlText w:val="•"/>
      <w:lvlJc w:val="left"/>
      <w:pPr>
        <w:tabs>
          <w:tab w:val="num" w:pos="4320"/>
        </w:tabs>
        <w:ind w:left="4320" w:hanging="360"/>
      </w:pPr>
      <w:rPr>
        <w:rFonts w:ascii="Arial" w:hAnsi="Arial" w:hint="default"/>
      </w:rPr>
    </w:lvl>
    <w:lvl w:ilvl="6" w:tplc="2ED4FB56" w:tentative="1">
      <w:start w:val="1"/>
      <w:numFmt w:val="bullet"/>
      <w:lvlText w:val="•"/>
      <w:lvlJc w:val="left"/>
      <w:pPr>
        <w:tabs>
          <w:tab w:val="num" w:pos="5040"/>
        </w:tabs>
        <w:ind w:left="5040" w:hanging="360"/>
      </w:pPr>
      <w:rPr>
        <w:rFonts w:ascii="Arial" w:hAnsi="Arial" w:hint="default"/>
      </w:rPr>
    </w:lvl>
    <w:lvl w:ilvl="7" w:tplc="98EC030C" w:tentative="1">
      <w:start w:val="1"/>
      <w:numFmt w:val="bullet"/>
      <w:lvlText w:val="•"/>
      <w:lvlJc w:val="left"/>
      <w:pPr>
        <w:tabs>
          <w:tab w:val="num" w:pos="5760"/>
        </w:tabs>
        <w:ind w:left="5760" w:hanging="360"/>
      </w:pPr>
      <w:rPr>
        <w:rFonts w:ascii="Arial" w:hAnsi="Arial" w:hint="default"/>
      </w:rPr>
    </w:lvl>
    <w:lvl w:ilvl="8" w:tplc="3C6682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E371E8"/>
    <w:multiLevelType w:val="hybridMultilevel"/>
    <w:tmpl w:val="2AECF9F2"/>
    <w:lvl w:ilvl="0" w:tplc="826A8BE4">
      <w:start w:val="1"/>
      <w:numFmt w:val="decimal"/>
      <w:lvlText w:val="%1."/>
      <w:lvlJc w:val="left"/>
      <w:pPr>
        <w:tabs>
          <w:tab w:val="num" w:pos="720"/>
        </w:tabs>
        <w:ind w:left="720" w:hanging="360"/>
      </w:pPr>
    </w:lvl>
    <w:lvl w:ilvl="1" w:tplc="0DACBC32" w:tentative="1">
      <w:start w:val="1"/>
      <w:numFmt w:val="decimal"/>
      <w:lvlText w:val="%2."/>
      <w:lvlJc w:val="left"/>
      <w:pPr>
        <w:tabs>
          <w:tab w:val="num" w:pos="1440"/>
        </w:tabs>
        <w:ind w:left="1440" w:hanging="360"/>
      </w:pPr>
    </w:lvl>
    <w:lvl w:ilvl="2" w:tplc="4446BF0C" w:tentative="1">
      <w:start w:val="1"/>
      <w:numFmt w:val="decimal"/>
      <w:lvlText w:val="%3."/>
      <w:lvlJc w:val="left"/>
      <w:pPr>
        <w:tabs>
          <w:tab w:val="num" w:pos="2160"/>
        </w:tabs>
        <w:ind w:left="2160" w:hanging="360"/>
      </w:pPr>
    </w:lvl>
    <w:lvl w:ilvl="3" w:tplc="EA2AD238" w:tentative="1">
      <w:start w:val="1"/>
      <w:numFmt w:val="decimal"/>
      <w:lvlText w:val="%4."/>
      <w:lvlJc w:val="left"/>
      <w:pPr>
        <w:tabs>
          <w:tab w:val="num" w:pos="2880"/>
        </w:tabs>
        <w:ind w:left="2880" w:hanging="360"/>
      </w:pPr>
    </w:lvl>
    <w:lvl w:ilvl="4" w:tplc="676C2DEE" w:tentative="1">
      <w:start w:val="1"/>
      <w:numFmt w:val="decimal"/>
      <w:lvlText w:val="%5."/>
      <w:lvlJc w:val="left"/>
      <w:pPr>
        <w:tabs>
          <w:tab w:val="num" w:pos="3600"/>
        </w:tabs>
        <w:ind w:left="3600" w:hanging="360"/>
      </w:pPr>
    </w:lvl>
    <w:lvl w:ilvl="5" w:tplc="5BC4079C" w:tentative="1">
      <w:start w:val="1"/>
      <w:numFmt w:val="decimal"/>
      <w:lvlText w:val="%6."/>
      <w:lvlJc w:val="left"/>
      <w:pPr>
        <w:tabs>
          <w:tab w:val="num" w:pos="4320"/>
        </w:tabs>
        <w:ind w:left="4320" w:hanging="360"/>
      </w:pPr>
    </w:lvl>
    <w:lvl w:ilvl="6" w:tplc="6C4CF712" w:tentative="1">
      <w:start w:val="1"/>
      <w:numFmt w:val="decimal"/>
      <w:lvlText w:val="%7."/>
      <w:lvlJc w:val="left"/>
      <w:pPr>
        <w:tabs>
          <w:tab w:val="num" w:pos="5040"/>
        </w:tabs>
        <w:ind w:left="5040" w:hanging="360"/>
      </w:pPr>
    </w:lvl>
    <w:lvl w:ilvl="7" w:tplc="0AACD1FC" w:tentative="1">
      <w:start w:val="1"/>
      <w:numFmt w:val="decimal"/>
      <w:lvlText w:val="%8."/>
      <w:lvlJc w:val="left"/>
      <w:pPr>
        <w:tabs>
          <w:tab w:val="num" w:pos="5760"/>
        </w:tabs>
        <w:ind w:left="5760" w:hanging="360"/>
      </w:pPr>
    </w:lvl>
    <w:lvl w:ilvl="8" w:tplc="5C12865C" w:tentative="1">
      <w:start w:val="1"/>
      <w:numFmt w:val="decimal"/>
      <w:lvlText w:val="%9."/>
      <w:lvlJc w:val="left"/>
      <w:pPr>
        <w:tabs>
          <w:tab w:val="num" w:pos="6480"/>
        </w:tabs>
        <w:ind w:left="6480" w:hanging="360"/>
      </w:pPr>
    </w:lvl>
  </w:abstractNum>
  <w:abstractNum w:abstractNumId="17" w15:restartNumberingAfterBreak="0">
    <w:nsid w:val="356408EF"/>
    <w:multiLevelType w:val="hybridMultilevel"/>
    <w:tmpl w:val="EC6A6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67073"/>
    <w:multiLevelType w:val="hybridMultilevel"/>
    <w:tmpl w:val="77740BF6"/>
    <w:lvl w:ilvl="0" w:tplc="2834CDDE">
      <w:start w:val="1"/>
      <w:numFmt w:val="decimal"/>
      <w:lvlText w:val="%1."/>
      <w:lvlJc w:val="left"/>
      <w:pPr>
        <w:tabs>
          <w:tab w:val="num" w:pos="720"/>
        </w:tabs>
        <w:ind w:left="720" w:hanging="360"/>
      </w:pPr>
    </w:lvl>
    <w:lvl w:ilvl="1" w:tplc="647A1B7A" w:tentative="1">
      <w:start w:val="1"/>
      <w:numFmt w:val="decimal"/>
      <w:lvlText w:val="%2."/>
      <w:lvlJc w:val="left"/>
      <w:pPr>
        <w:tabs>
          <w:tab w:val="num" w:pos="1440"/>
        </w:tabs>
        <w:ind w:left="1440" w:hanging="360"/>
      </w:pPr>
    </w:lvl>
    <w:lvl w:ilvl="2" w:tplc="708E7D7E" w:tentative="1">
      <w:start w:val="1"/>
      <w:numFmt w:val="decimal"/>
      <w:lvlText w:val="%3."/>
      <w:lvlJc w:val="left"/>
      <w:pPr>
        <w:tabs>
          <w:tab w:val="num" w:pos="2160"/>
        </w:tabs>
        <w:ind w:left="2160" w:hanging="360"/>
      </w:pPr>
    </w:lvl>
    <w:lvl w:ilvl="3" w:tplc="B218D5E8" w:tentative="1">
      <w:start w:val="1"/>
      <w:numFmt w:val="decimal"/>
      <w:lvlText w:val="%4."/>
      <w:lvlJc w:val="left"/>
      <w:pPr>
        <w:tabs>
          <w:tab w:val="num" w:pos="2880"/>
        </w:tabs>
        <w:ind w:left="2880" w:hanging="360"/>
      </w:pPr>
    </w:lvl>
    <w:lvl w:ilvl="4" w:tplc="B18E12D0" w:tentative="1">
      <w:start w:val="1"/>
      <w:numFmt w:val="decimal"/>
      <w:lvlText w:val="%5."/>
      <w:lvlJc w:val="left"/>
      <w:pPr>
        <w:tabs>
          <w:tab w:val="num" w:pos="3600"/>
        </w:tabs>
        <w:ind w:left="3600" w:hanging="360"/>
      </w:pPr>
    </w:lvl>
    <w:lvl w:ilvl="5" w:tplc="0966EEBE" w:tentative="1">
      <w:start w:val="1"/>
      <w:numFmt w:val="decimal"/>
      <w:lvlText w:val="%6."/>
      <w:lvlJc w:val="left"/>
      <w:pPr>
        <w:tabs>
          <w:tab w:val="num" w:pos="4320"/>
        </w:tabs>
        <w:ind w:left="4320" w:hanging="360"/>
      </w:pPr>
    </w:lvl>
    <w:lvl w:ilvl="6" w:tplc="7CB4879C" w:tentative="1">
      <w:start w:val="1"/>
      <w:numFmt w:val="decimal"/>
      <w:lvlText w:val="%7."/>
      <w:lvlJc w:val="left"/>
      <w:pPr>
        <w:tabs>
          <w:tab w:val="num" w:pos="5040"/>
        </w:tabs>
        <w:ind w:left="5040" w:hanging="360"/>
      </w:pPr>
    </w:lvl>
    <w:lvl w:ilvl="7" w:tplc="E45C32D8" w:tentative="1">
      <w:start w:val="1"/>
      <w:numFmt w:val="decimal"/>
      <w:lvlText w:val="%8."/>
      <w:lvlJc w:val="left"/>
      <w:pPr>
        <w:tabs>
          <w:tab w:val="num" w:pos="5760"/>
        </w:tabs>
        <w:ind w:left="5760" w:hanging="360"/>
      </w:pPr>
    </w:lvl>
    <w:lvl w:ilvl="8" w:tplc="0656647C" w:tentative="1">
      <w:start w:val="1"/>
      <w:numFmt w:val="decimal"/>
      <w:lvlText w:val="%9."/>
      <w:lvlJc w:val="left"/>
      <w:pPr>
        <w:tabs>
          <w:tab w:val="num" w:pos="6480"/>
        </w:tabs>
        <w:ind w:left="6480" w:hanging="360"/>
      </w:pPr>
    </w:lvl>
  </w:abstractNum>
  <w:abstractNum w:abstractNumId="19" w15:restartNumberingAfterBreak="0">
    <w:nsid w:val="3EE1773C"/>
    <w:multiLevelType w:val="hybridMultilevel"/>
    <w:tmpl w:val="3BE05C9A"/>
    <w:lvl w:ilvl="0" w:tplc="E06AC95A">
      <w:start w:val="1"/>
      <w:numFmt w:val="decimal"/>
      <w:lvlText w:val="%1."/>
      <w:lvlJc w:val="left"/>
      <w:pPr>
        <w:tabs>
          <w:tab w:val="num" w:pos="720"/>
        </w:tabs>
        <w:ind w:left="720" w:hanging="360"/>
      </w:pPr>
    </w:lvl>
    <w:lvl w:ilvl="1" w:tplc="3274F758" w:tentative="1">
      <w:start w:val="1"/>
      <w:numFmt w:val="decimal"/>
      <w:lvlText w:val="%2."/>
      <w:lvlJc w:val="left"/>
      <w:pPr>
        <w:tabs>
          <w:tab w:val="num" w:pos="1440"/>
        </w:tabs>
        <w:ind w:left="1440" w:hanging="360"/>
      </w:pPr>
    </w:lvl>
    <w:lvl w:ilvl="2" w:tplc="AA865DC2" w:tentative="1">
      <w:start w:val="1"/>
      <w:numFmt w:val="decimal"/>
      <w:lvlText w:val="%3."/>
      <w:lvlJc w:val="left"/>
      <w:pPr>
        <w:tabs>
          <w:tab w:val="num" w:pos="2160"/>
        </w:tabs>
        <w:ind w:left="2160" w:hanging="360"/>
      </w:pPr>
    </w:lvl>
    <w:lvl w:ilvl="3" w:tplc="55145BA2" w:tentative="1">
      <w:start w:val="1"/>
      <w:numFmt w:val="decimal"/>
      <w:lvlText w:val="%4."/>
      <w:lvlJc w:val="left"/>
      <w:pPr>
        <w:tabs>
          <w:tab w:val="num" w:pos="2880"/>
        </w:tabs>
        <w:ind w:left="2880" w:hanging="360"/>
      </w:pPr>
    </w:lvl>
    <w:lvl w:ilvl="4" w:tplc="CBA2891C" w:tentative="1">
      <w:start w:val="1"/>
      <w:numFmt w:val="decimal"/>
      <w:lvlText w:val="%5."/>
      <w:lvlJc w:val="left"/>
      <w:pPr>
        <w:tabs>
          <w:tab w:val="num" w:pos="3600"/>
        </w:tabs>
        <w:ind w:left="3600" w:hanging="360"/>
      </w:pPr>
    </w:lvl>
    <w:lvl w:ilvl="5" w:tplc="99C49CCC" w:tentative="1">
      <w:start w:val="1"/>
      <w:numFmt w:val="decimal"/>
      <w:lvlText w:val="%6."/>
      <w:lvlJc w:val="left"/>
      <w:pPr>
        <w:tabs>
          <w:tab w:val="num" w:pos="4320"/>
        </w:tabs>
        <w:ind w:left="4320" w:hanging="360"/>
      </w:pPr>
    </w:lvl>
    <w:lvl w:ilvl="6" w:tplc="C218B42C" w:tentative="1">
      <w:start w:val="1"/>
      <w:numFmt w:val="decimal"/>
      <w:lvlText w:val="%7."/>
      <w:lvlJc w:val="left"/>
      <w:pPr>
        <w:tabs>
          <w:tab w:val="num" w:pos="5040"/>
        </w:tabs>
        <w:ind w:left="5040" w:hanging="360"/>
      </w:pPr>
    </w:lvl>
    <w:lvl w:ilvl="7" w:tplc="9B9C3930" w:tentative="1">
      <w:start w:val="1"/>
      <w:numFmt w:val="decimal"/>
      <w:lvlText w:val="%8."/>
      <w:lvlJc w:val="left"/>
      <w:pPr>
        <w:tabs>
          <w:tab w:val="num" w:pos="5760"/>
        </w:tabs>
        <w:ind w:left="5760" w:hanging="360"/>
      </w:pPr>
    </w:lvl>
    <w:lvl w:ilvl="8" w:tplc="705CEAFE" w:tentative="1">
      <w:start w:val="1"/>
      <w:numFmt w:val="decimal"/>
      <w:lvlText w:val="%9."/>
      <w:lvlJc w:val="left"/>
      <w:pPr>
        <w:tabs>
          <w:tab w:val="num" w:pos="6480"/>
        </w:tabs>
        <w:ind w:left="6480" w:hanging="360"/>
      </w:pPr>
    </w:lvl>
  </w:abstractNum>
  <w:abstractNum w:abstractNumId="20" w15:restartNumberingAfterBreak="0">
    <w:nsid w:val="3F73528B"/>
    <w:multiLevelType w:val="hybridMultilevel"/>
    <w:tmpl w:val="6860839E"/>
    <w:lvl w:ilvl="0" w:tplc="E86E7C9A">
      <w:start w:val="1"/>
      <w:numFmt w:val="decimal"/>
      <w:lvlText w:val="%1."/>
      <w:lvlJc w:val="left"/>
      <w:pPr>
        <w:ind w:left="566" w:hanging="360"/>
      </w:pPr>
      <w:rPr>
        <w:rFonts w:hint="default"/>
        <w:lang w:val="en-US"/>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21" w15:restartNumberingAfterBreak="0">
    <w:nsid w:val="44D72E7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F079D"/>
    <w:multiLevelType w:val="hybridMultilevel"/>
    <w:tmpl w:val="F4121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6B5471"/>
    <w:multiLevelType w:val="hybridMultilevel"/>
    <w:tmpl w:val="9B162D54"/>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24" w15:restartNumberingAfterBreak="0">
    <w:nsid w:val="468C1C4F"/>
    <w:multiLevelType w:val="hybridMultilevel"/>
    <w:tmpl w:val="55FE537E"/>
    <w:lvl w:ilvl="0" w:tplc="8D242352">
      <w:start w:val="1"/>
      <w:numFmt w:val="bullet"/>
      <w:lvlText w:val="•"/>
      <w:lvlJc w:val="left"/>
      <w:pPr>
        <w:tabs>
          <w:tab w:val="num" w:pos="720"/>
        </w:tabs>
        <w:ind w:left="720" w:hanging="360"/>
      </w:pPr>
      <w:rPr>
        <w:rFonts w:ascii="Arial" w:hAnsi="Arial" w:hint="default"/>
      </w:rPr>
    </w:lvl>
    <w:lvl w:ilvl="1" w:tplc="752442EA">
      <w:start w:val="1"/>
      <w:numFmt w:val="bullet"/>
      <w:lvlText w:val="•"/>
      <w:lvlJc w:val="left"/>
      <w:pPr>
        <w:tabs>
          <w:tab w:val="num" w:pos="1440"/>
        </w:tabs>
        <w:ind w:left="1440" w:hanging="360"/>
      </w:pPr>
      <w:rPr>
        <w:rFonts w:ascii="Arial" w:hAnsi="Arial" w:hint="default"/>
      </w:rPr>
    </w:lvl>
    <w:lvl w:ilvl="2" w:tplc="7B783C00" w:tentative="1">
      <w:start w:val="1"/>
      <w:numFmt w:val="bullet"/>
      <w:lvlText w:val="•"/>
      <w:lvlJc w:val="left"/>
      <w:pPr>
        <w:tabs>
          <w:tab w:val="num" w:pos="2160"/>
        </w:tabs>
        <w:ind w:left="2160" w:hanging="360"/>
      </w:pPr>
      <w:rPr>
        <w:rFonts w:ascii="Arial" w:hAnsi="Arial" w:hint="default"/>
      </w:rPr>
    </w:lvl>
    <w:lvl w:ilvl="3" w:tplc="4524D442" w:tentative="1">
      <w:start w:val="1"/>
      <w:numFmt w:val="bullet"/>
      <w:lvlText w:val="•"/>
      <w:lvlJc w:val="left"/>
      <w:pPr>
        <w:tabs>
          <w:tab w:val="num" w:pos="2880"/>
        </w:tabs>
        <w:ind w:left="2880" w:hanging="360"/>
      </w:pPr>
      <w:rPr>
        <w:rFonts w:ascii="Arial" w:hAnsi="Arial" w:hint="default"/>
      </w:rPr>
    </w:lvl>
    <w:lvl w:ilvl="4" w:tplc="79C875C2" w:tentative="1">
      <w:start w:val="1"/>
      <w:numFmt w:val="bullet"/>
      <w:lvlText w:val="•"/>
      <w:lvlJc w:val="left"/>
      <w:pPr>
        <w:tabs>
          <w:tab w:val="num" w:pos="3600"/>
        </w:tabs>
        <w:ind w:left="3600" w:hanging="360"/>
      </w:pPr>
      <w:rPr>
        <w:rFonts w:ascii="Arial" w:hAnsi="Arial" w:hint="default"/>
      </w:rPr>
    </w:lvl>
    <w:lvl w:ilvl="5" w:tplc="18FE1D68" w:tentative="1">
      <w:start w:val="1"/>
      <w:numFmt w:val="bullet"/>
      <w:lvlText w:val="•"/>
      <w:lvlJc w:val="left"/>
      <w:pPr>
        <w:tabs>
          <w:tab w:val="num" w:pos="4320"/>
        </w:tabs>
        <w:ind w:left="4320" w:hanging="360"/>
      </w:pPr>
      <w:rPr>
        <w:rFonts w:ascii="Arial" w:hAnsi="Arial" w:hint="default"/>
      </w:rPr>
    </w:lvl>
    <w:lvl w:ilvl="6" w:tplc="9BA451A8" w:tentative="1">
      <w:start w:val="1"/>
      <w:numFmt w:val="bullet"/>
      <w:lvlText w:val="•"/>
      <w:lvlJc w:val="left"/>
      <w:pPr>
        <w:tabs>
          <w:tab w:val="num" w:pos="5040"/>
        </w:tabs>
        <w:ind w:left="5040" w:hanging="360"/>
      </w:pPr>
      <w:rPr>
        <w:rFonts w:ascii="Arial" w:hAnsi="Arial" w:hint="default"/>
      </w:rPr>
    </w:lvl>
    <w:lvl w:ilvl="7" w:tplc="F5D6A558" w:tentative="1">
      <w:start w:val="1"/>
      <w:numFmt w:val="bullet"/>
      <w:lvlText w:val="•"/>
      <w:lvlJc w:val="left"/>
      <w:pPr>
        <w:tabs>
          <w:tab w:val="num" w:pos="5760"/>
        </w:tabs>
        <w:ind w:left="5760" w:hanging="360"/>
      </w:pPr>
      <w:rPr>
        <w:rFonts w:ascii="Arial" w:hAnsi="Arial" w:hint="default"/>
      </w:rPr>
    </w:lvl>
    <w:lvl w:ilvl="8" w:tplc="ADA629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4F515C"/>
    <w:multiLevelType w:val="hybridMultilevel"/>
    <w:tmpl w:val="10C824F0"/>
    <w:lvl w:ilvl="0" w:tplc="79BC9326">
      <w:start w:val="1"/>
      <w:numFmt w:val="decimal"/>
      <w:lvlText w:val="%1."/>
      <w:lvlJc w:val="left"/>
      <w:pPr>
        <w:tabs>
          <w:tab w:val="num" w:pos="720"/>
        </w:tabs>
        <w:ind w:left="720" w:hanging="360"/>
      </w:pPr>
    </w:lvl>
    <w:lvl w:ilvl="1" w:tplc="BE565E2C" w:tentative="1">
      <w:start w:val="1"/>
      <w:numFmt w:val="decimal"/>
      <w:lvlText w:val="%2."/>
      <w:lvlJc w:val="left"/>
      <w:pPr>
        <w:tabs>
          <w:tab w:val="num" w:pos="1440"/>
        </w:tabs>
        <w:ind w:left="1440" w:hanging="360"/>
      </w:pPr>
    </w:lvl>
    <w:lvl w:ilvl="2" w:tplc="20723AF6" w:tentative="1">
      <w:start w:val="1"/>
      <w:numFmt w:val="decimal"/>
      <w:lvlText w:val="%3."/>
      <w:lvlJc w:val="left"/>
      <w:pPr>
        <w:tabs>
          <w:tab w:val="num" w:pos="2160"/>
        </w:tabs>
        <w:ind w:left="2160" w:hanging="360"/>
      </w:pPr>
    </w:lvl>
    <w:lvl w:ilvl="3" w:tplc="555C07F8" w:tentative="1">
      <w:start w:val="1"/>
      <w:numFmt w:val="decimal"/>
      <w:lvlText w:val="%4."/>
      <w:lvlJc w:val="left"/>
      <w:pPr>
        <w:tabs>
          <w:tab w:val="num" w:pos="2880"/>
        </w:tabs>
        <w:ind w:left="2880" w:hanging="360"/>
      </w:pPr>
    </w:lvl>
    <w:lvl w:ilvl="4" w:tplc="F4B8CAC8" w:tentative="1">
      <w:start w:val="1"/>
      <w:numFmt w:val="decimal"/>
      <w:lvlText w:val="%5."/>
      <w:lvlJc w:val="left"/>
      <w:pPr>
        <w:tabs>
          <w:tab w:val="num" w:pos="3600"/>
        </w:tabs>
        <w:ind w:left="3600" w:hanging="360"/>
      </w:pPr>
    </w:lvl>
    <w:lvl w:ilvl="5" w:tplc="DE84F552" w:tentative="1">
      <w:start w:val="1"/>
      <w:numFmt w:val="decimal"/>
      <w:lvlText w:val="%6."/>
      <w:lvlJc w:val="left"/>
      <w:pPr>
        <w:tabs>
          <w:tab w:val="num" w:pos="4320"/>
        </w:tabs>
        <w:ind w:left="4320" w:hanging="360"/>
      </w:pPr>
    </w:lvl>
    <w:lvl w:ilvl="6" w:tplc="16BCB20A" w:tentative="1">
      <w:start w:val="1"/>
      <w:numFmt w:val="decimal"/>
      <w:lvlText w:val="%7."/>
      <w:lvlJc w:val="left"/>
      <w:pPr>
        <w:tabs>
          <w:tab w:val="num" w:pos="5040"/>
        </w:tabs>
        <w:ind w:left="5040" w:hanging="360"/>
      </w:pPr>
    </w:lvl>
    <w:lvl w:ilvl="7" w:tplc="E11A2938" w:tentative="1">
      <w:start w:val="1"/>
      <w:numFmt w:val="decimal"/>
      <w:lvlText w:val="%8."/>
      <w:lvlJc w:val="left"/>
      <w:pPr>
        <w:tabs>
          <w:tab w:val="num" w:pos="5760"/>
        </w:tabs>
        <w:ind w:left="5760" w:hanging="360"/>
      </w:pPr>
    </w:lvl>
    <w:lvl w:ilvl="8" w:tplc="B2948778" w:tentative="1">
      <w:start w:val="1"/>
      <w:numFmt w:val="decimal"/>
      <w:lvlText w:val="%9."/>
      <w:lvlJc w:val="left"/>
      <w:pPr>
        <w:tabs>
          <w:tab w:val="num" w:pos="6480"/>
        </w:tabs>
        <w:ind w:left="6480" w:hanging="360"/>
      </w:pPr>
    </w:lvl>
  </w:abstractNum>
  <w:abstractNum w:abstractNumId="26" w15:restartNumberingAfterBreak="0">
    <w:nsid w:val="52084C78"/>
    <w:multiLevelType w:val="hybridMultilevel"/>
    <w:tmpl w:val="960A870E"/>
    <w:lvl w:ilvl="0" w:tplc="95D8216A">
      <w:start w:val="1"/>
      <w:numFmt w:val="bullet"/>
      <w:lvlText w:val="•"/>
      <w:lvlJc w:val="left"/>
      <w:pPr>
        <w:tabs>
          <w:tab w:val="num" w:pos="720"/>
        </w:tabs>
        <w:ind w:left="720" w:hanging="360"/>
      </w:pPr>
      <w:rPr>
        <w:rFonts w:ascii="Times New Roman" w:hAnsi="Times New Roman" w:hint="default"/>
      </w:rPr>
    </w:lvl>
    <w:lvl w:ilvl="1" w:tplc="3AF0797E" w:tentative="1">
      <w:start w:val="1"/>
      <w:numFmt w:val="bullet"/>
      <w:lvlText w:val="•"/>
      <w:lvlJc w:val="left"/>
      <w:pPr>
        <w:tabs>
          <w:tab w:val="num" w:pos="1440"/>
        </w:tabs>
        <w:ind w:left="1440" w:hanging="360"/>
      </w:pPr>
      <w:rPr>
        <w:rFonts w:ascii="Times New Roman" w:hAnsi="Times New Roman" w:hint="default"/>
      </w:rPr>
    </w:lvl>
    <w:lvl w:ilvl="2" w:tplc="6C9ADFBE" w:tentative="1">
      <w:start w:val="1"/>
      <w:numFmt w:val="bullet"/>
      <w:lvlText w:val="•"/>
      <w:lvlJc w:val="left"/>
      <w:pPr>
        <w:tabs>
          <w:tab w:val="num" w:pos="2160"/>
        </w:tabs>
        <w:ind w:left="2160" w:hanging="360"/>
      </w:pPr>
      <w:rPr>
        <w:rFonts w:ascii="Times New Roman" w:hAnsi="Times New Roman" w:hint="default"/>
      </w:rPr>
    </w:lvl>
    <w:lvl w:ilvl="3" w:tplc="233C3AC4" w:tentative="1">
      <w:start w:val="1"/>
      <w:numFmt w:val="bullet"/>
      <w:lvlText w:val="•"/>
      <w:lvlJc w:val="left"/>
      <w:pPr>
        <w:tabs>
          <w:tab w:val="num" w:pos="2880"/>
        </w:tabs>
        <w:ind w:left="2880" w:hanging="360"/>
      </w:pPr>
      <w:rPr>
        <w:rFonts w:ascii="Times New Roman" w:hAnsi="Times New Roman" w:hint="default"/>
      </w:rPr>
    </w:lvl>
    <w:lvl w:ilvl="4" w:tplc="FC2A8862" w:tentative="1">
      <w:start w:val="1"/>
      <w:numFmt w:val="bullet"/>
      <w:lvlText w:val="•"/>
      <w:lvlJc w:val="left"/>
      <w:pPr>
        <w:tabs>
          <w:tab w:val="num" w:pos="3600"/>
        </w:tabs>
        <w:ind w:left="3600" w:hanging="360"/>
      </w:pPr>
      <w:rPr>
        <w:rFonts w:ascii="Times New Roman" w:hAnsi="Times New Roman" w:hint="default"/>
      </w:rPr>
    </w:lvl>
    <w:lvl w:ilvl="5" w:tplc="BDA4D9FE" w:tentative="1">
      <w:start w:val="1"/>
      <w:numFmt w:val="bullet"/>
      <w:lvlText w:val="•"/>
      <w:lvlJc w:val="left"/>
      <w:pPr>
        <w:tabs>
          <w:tab w:val="num" w:pos="4320"/>
        </w:tabs>
        <w:ind w:left="4320" w:hanging="360"/>
      </w:pPr>
      <w:rPr>
        <w:rFonts w:ascii="Times New Roman" w:hAnsi="Times New Roman" w:hint="default"/>
      </w:rPr>
    </w:lvl>
    <w:lvl w:ilvl="6" w:tplc="799236DA" w:tentative="1">
      <w:start w:val="1"/>
      <w:numFmt w:val="bullet"/>
      <w:lvlText w:val="•"/>
      <w:lvlJc w:val="left"/>
      <w:pPr>
        <w:tabs>
          <w:tab w:val="num" w:pos="5040"/>
        </w:tabs>
        <w:ind w:left="5040" w:hanging="360"/>
      </w:pPr>
      <w:rPr>
        <w:rFonts w:ascii="Times New Roman" w:hAnsi="Times New Roman" w:hint="default"/>
      </w:rPr>
    </w:lvl>
    <w:lvl w:ilvl="7" w:tplc="D1E6E676" w:tentative="1">
      <w:start w:val="1"/>
      <w:numFmt w:val="bullet"/>
      <w:lvlText w:val="•"/>
      <w:lvlJc w:val="left"/>
      <w:pPr>
        <w:tabs>
          <w:tab w:val="num" w:pos="5760"/>
        </w:tabs>
        <w:ind w:left="5760" w:hanging="360"/>
      </w:pPr>
      <w:rPr>
        <w:rFonts w:ascii="Times New Roman" w:hAnsi="Times New Roman" w:hint="default"/>
      </w:rPr>
    </w:lvl>
    <w:lvl w:ilvl="8" w:tplc="FFAAA86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368718F"/>
    <w:multiLevelType w:val="hybridMultilevel"/>
    <w:tmpl w:val="4590F622"/>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8" w15:restartNumberingAfterBreak="0">
    <w:nsid w:val="6139073E"/>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0040F4"/>
    <w:multiLevelType w:val="hybridMultilevel"/>
    <w:tmpl w:val="2236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CC69AB"/>
    <w:multiLevelType w:val="hybridMultilevel"/>
    <w:tmpl w:val="80A82D92"/>
    <w:lvl w:ilvl="0" w:tplc="F75C45EC">
      <w:start w:val="1"/>
      <w:numFmt w:val="decimal"/>
      <w:lvlText w:val="%1."/>
      <w:lvlJc w:val="left"/>
      <w:pPr>
        <w:tabs>
          <w:tab w:val="num" w:pos="720"/>
        </w:tabs>
        <w:ind w:left="720" w:hanging="360"/>
      </w:pPr>
    </w:lvl>
    <w:lvl w:ilvl="1" w:tplc="C2048E5C" w:tentative="1">
      <w:start w:val="1"/>
      <w:numFmt w:val="decimal"/>
      <w:lvlText w:val="%2."/>
      <w:lvlJc w:val="left"/>
      <w:pPr>
        <w:tabs>
          <w:tab w:val="num" w:pos="1440"/>
        </w:tabs>
        <w:ind w:left="1440" w:hanging="360"/>
      </w:pPr>
    </w:lvl>
    <w:lvl w:ilvl="2" w:tplc="067C3AD0" w:tentative="1">
      <w:start w:val="1"/>
      <w:numFmt w:val="decimal"/>
      <w:lvlText w:val="%3."/>
      <w:lvlJc w:val="left"/>
      <w:pPr>
        <w:tabs>
          <w:tab w:val="num" w:pos="2160"/>
        </w:tabs>
        <w:ind w:left="2160" w:hanging="360"/>
      </w:pPr>
    </w:lvl>
    <w:lvl w:ilvl="3" w:tplc="AADADD44" w:tentative="1">
      <w:start w:val="1"/>
      <w:numFmt w:val="decimal"/>
      <w:lvlText w:val="%4."/>
      <w:lvlJc w:val="left"/>
      <w:pPr>
        <w:tabs>
          <w:tab w:val="num" w:pos="2880"/>
        </w:tabs>
        <w:ind w:left="2880" w:hanging="360"/>
      </w:pPr>
    </w:lvl>
    <w:lvl w:ilvl="4" w:tplc="206667A0" w:tentative="1">
      <w:start w:val="1"/>
      <w:numFmt w:val="decimal"/>
      <w:lvlText w:val="%5."/>
      <w:lvlJc w:val="left"/>
      <w:pPr>
        <w:tabs>
          <w:tab w:val="num" w:pos="3600"/>
        </w:tabs>
        <w:ind w:left="3600" w:hanging="360"/>
      </w:pPr>
    </w:lvl>
    <w:lvl w:ilvl="5" w:tplc="FFF4DDE8" w:tentative="1">
      <w:start w:val="1"/>
      <w:numFmt w:val="decimal"/>
      <w:lvlText w:val="%6."/>
      <w:lvlJc w:val="left"/>
      <w:pPr>
        <w:tabs>
          <w:tab w:val="num" w:pos="4320"/>
        </w:tabs>
        <w:ind w:left="4320" w:hanging="360"/>
      </w:pPr>
    </w:lvl>
    <w:lvl w:ilvl="6" w:tplc="D29A1F70" w:tentative="1">
      <w:start w:val="1"/>
      <w:numFmt w:val="decimal"/>
      <w:lvlText w:val="%7."/>
      <w:lvlJc w:val="left"/>
      <w:pPr>
        <w:tabs>
          <w:tab w:val="num" w:pos="5040"/>
        </w:tabs>
        <w:ind w:left="5040" w:hanging="360"/>
      </w:pPr>
    </w:lvl>
    <w:lvl w:ilvl="7" w:tplc="575E40EE" w:tentative="1">
      <w:start w:val="1"/>
      <w:numFmt w:val="decimal"/>
      <w:lvlText w:val="%8."/>
      <w:lvlJc w:val="left"/>
      <w:pPr>
        <w:tabs>
          <w:tab w:val="num" w:pos="5760"/>
        </w:tabs>
        <w:ind w:left="5760" w:hanging="360"/>
      </w:pPr>
    </w:lvl>
    <w:lvl w:ilvl="8" w:tplc="356248C8" w:tentative="1">
      <w:start w:val="1"/>
      <w:numFmt w:val="decimal"/>
      <w:lvlText w:val="%9."/>
      <w:lvlJc w:val="left"/>
      <w:pPr>
        <w:tabs>
          <w:tab w:val="num" w:pos="6480"/>
        </w:tabs>
        <w:ind w:left="6480" w:hanging="360"/>
      </w:pPr>
    </w:lvl>
  </w:abstractNum>
  <w:abstractNum w:abstractNumId="31" w15:restartNumberingAfterBreak="0">
    <w:nsid w:val="7119170A"/>
    <w:multiLevelType w:val="hybridMultilevel"/>
    <w:tmpl w:val="A9580FC8"/>
    <w:lvl w:ilvl="0" w:tplc="2F5C6894">
      <w:start w:val="1"/>
      <w:numFmt w:val="bullet"/>
      <w:lvlText w:val="•"/>
      <w:lvlJc w:val="left"/>
      <w:pPr>
        <w:tabs>
          <w:tab w:val="num" w:pos="1080"/>
        </w:tabs>
        <w:ind w:left="1080" w:hanging="360"/>
      </w:pPr>
      <w:rPr>
        <w:rFonts w:ascii="Arial" w:hAnsi="Arial" w:hint="default"/>
      </w:rPr>
    </w:lvl>
    <w:lvl w:ilvl="1" w:tplc="6C3EF26A">
      <w:start w:val="1"/>
      <w:numFmt w:val="bullet"/>
      <w:lvlText w:val="•"/>
      <w:lvlJc w:val="left"/>
      <w:pPr>
        <w:tabs>
          <w:tab w:val="num" w:pos="1800"/>
        </w:tabs>
        <w:ind w:left="1800" w:hanging="360"/>
      </w:pPr>
      <w:rPr>
        <w:rFonts w:ascii="Arial" w:hAnsi="Arial" w:hint="default"/>
      </w:rPr>
    </w:lvl>
    <w:lvl w:ilvl="2" w:tplc="8520B84C" w:tentative="1">
      <w:start w:val="1"/>
      <w:numFmt w:val="bullet"/>
      <w:lvlText w:val="•"/>
      <w:lvlJc w:val="left"/>
      <w:pPr>
        <w:tabs>
          <w:tab w:val="num" w:pos="2520"/>
        </w:tabs>
        <w:ind w:left="2520" w:hanging="360"/>
      </w:pPr>
      <w:rPr>
        <w:rFonts w:ascii="Arial" w:hAnsi="Arial" w:hint="default"/>
      </w:rPr>
    </w:lvl>
    <w:lvl w:ilvl="3" w:tplc="C62279B8" w:tentative="1">
      <w:start w:val="1"/>
      <w:numFmt w:val="bullet"/>
      <w:lvlText w:val="•"/>
      <w:lvlJc w:val="left"/>
      <w:pPr>
        <w:tabs>
          <w:tab w:val="num" w:pos="3240"/>
        </w:tabs>
        <w:ind w:left="3240" w:hanging="360"/>
      </w:pPr>
      <w:rPr>
        <w:rFonts w:ascii="Arial" w:hAnsi="Arial" w:hint="default"/>
      </w:rPr>
    </w:lvl>
    <w:lvl w:ilvl="4" w:tplc="E4A04FFA" w:tentative="1">
      <w:start w:val="1"/>
      <w:numFmt w:val="bullet"/>
      <w:lvlText w:val="•"/>
      <w:lvlJc w:val="left"/>
      <w:pPr>
        <w:tabs>
          <w:tab w:val="num" w:pos="3960"/>
        </w:tabs>
        <w:ind w:left="3960" w:hanging="360"/>
      </w:pPr>
      <w:rPr>
        <w:rFonts w:ascii="Arial" w:hAnsi="Arial" w:hint="default"/>
      </w:rPr>
    </w:lvl>
    <w:lvl w:ilvl="5" w:tplc="905244C8" w:tentative="1">
      <w:start w:val="1"/>
      <w:numFmt w:val="bullet"/>
      <w:lvlText w:val="•"/>
      <w:lvlJc w:val="left"/>
      <w:pPr>
        <w:tabs>
          <w:tab w:val="num" w:pos="4680"/>
        </w:tabs>
        <w:ind w:left="4680" w:hanging="360"/>
      </w:pPr>
      <w:rPr>
        <w:rFonts w:ascii="Arial" w:hAnsi="Arial" w:hint="default"/>
      </w:rPr>
    </w:lvl>
    <w:lvl w:ilvl="6" w:tplc="3E3A9A4C" w:tentative="1">
      <w:start w:val="1"/>
      <w:numFmt w:val="bullet"/>
      <w:lvlText w:val="•"/>
      <w:lvlJc w:val="left"/>
      <w:pPr>
        <w:tabs>
          <w:tab w:val="num" w:pos="5400"/>
        </w:tabs>
        <w:ind w:left="5400" w:hanging="360"/>
      </w:pPr>
      <w:rPr>
        <w:rFonts w:ascii="Arial" w:hAnsi="Arial" w:hint="default"/>
      </w:rPr>
    </w:lvl>
    <w:lvl w:ilvl="7" w:tplc="E38294CA" w:tentative="1">
      <w:start w:val="1"/>
      <w:numFmt w:val="bullet"/>
      <w:lvlText w:val="•"/>
      <w:lvlJc w:val="left"/>
      <w:pPr>
        <w:tabs>
          <w:tab w:val="num" w:pos="6120"/>
        </w:tabs>
        <w:ind w:left="6120" w:hanging="360"/>
      </w:pPr>
      <w:rPr>
        <w:rFonts w:ascii="Arial" w:hAnsi="Arial" w:hint="default"/>
      </w:rPr>
    </w:lvl>
    <w:lvl w:ilvl="8" w:tplc="743A6F8A" w:tentative="1">
      <w:start w:val="1"/>
      <w:numFmt w:val="bullet"/>
      <w:lvlText w:val="•"/>
      <w:lvlJc w:val="left"/>
      <w:pPr>
        <w:tabs>
          <w:tab w:val="num" w:pos="6840"/>
        </w:tabs>
        <w:ind w:left="6840" w:hanging="360"/>
      </w:pPr>
      <w:rPr>
        <w:rFonts w:ascii="Arial" w:hAnsi="Arial" w:hint="default"/>
      </w:rPr>
    </w:lvl>
  </w:abstractNum>
  <w:abstractNum w:abstractNumId="32" w15:restartNumberingAfterBreak="0">
    <w:nsid w:val="753419D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55834"/>
    <w:multiLevelType w:val="hybridMultilevel"/>
    <w:tmpl w:val="6762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335EEC"/>
    <w:multiLevelType w:val="hybridMultilevel"/>
    <w:tmpl w:val="B7AA6796"/>
    <w:lvl w:ilvl="0" w:tplc="04090001">
      <w:start w:val="1"/>
      <w:numFmt w:val="bullet"/>
      <w:lvlText w:val=""/>
      <w:lvlJc w:val="left"/>
      <w:pPr>
        <w:tabs>
          <w:tab w:val="num" w:pos="720"/>
        </w:tabs>
        <w:ind w:left="720" w:hanging="360"/>
      </w:pPr>
      <w:rPr>
        <w:rFonts w:ascii="Symbol" w:hAnsi="Symbol" w:hint="default"/>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78B62EA"/>
    <w:multiLevelType w:val="hybridMultilevel"/>
    <w:tmpl w:val="10F0351E"/>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36" w15:restartNumberingAfterBreak="0">
    <w:nsid w:val="7AB42C19"/>
    <w:multiLevelType w:val="hybridMultilevel"/>
    <w:tmpl w:val="EB5E0128"/>
    <w:lvl w:ilvl="0" w:tplc="D03C4CE2">
      <w:start w:val="1"/>
      <w:numFmt w:val="decimal"/>
      <w:lvlText w:val="%1."/>
      <w:lvlJc w:val="left"/>
      <w:pPr>
        <w:tabs>
          <w:tab w:val="num" w:pos="720"/>
        </w:tabs>
        <w:ind w:left="720" w:hanging="360"/>
      </w:pPr>
    </w:lvl>
    <w:lvl w:ilvl="1" w:tplc="E098B11A" w:tentative="1">
      <w:start w:val="1"/>
      <w:numFmt w:val="decimal"/>
      <w:lvlText w:val="%2."/>
      <w:lvlJc w:val="left"/>
      <w:pPr>
        <w:tabs>
          <w:tab w:val="num" w:pos="1440"/>
        </w:tabs>
        <w:ind w:left="1440" w:hanging="360"/>
      </w:pPr>
    </w:lvl>
    <w:lvl w:ilvl="2" w:tplc="B82E65BA" w:tentative="1">
      <w:start w:val="1"/>
      <w:numFmt w:val="decimal"/>
      <w:lvlText w:val="%3."/>
      <w:lvlJc w:val="left"/>
      <w:pPr>
        <w:tabs>
          <w:tab w:val="num" w:pos="2160"/>
        </w:tabs>
        <w:ind w:left="2160" w:hanging="360"/>
      </w:pPr>
    </w:lvl>
    <w:lvl w:ilvl="3" w:tplc="FCF25A8A" w:tentative="1">
      <w:start w:val="1"/>
      <w:numFmt w:val="decimal"/>
      <w:lvlText w:val="%4."/>
      <w:lvlJc w:val="left"/>
      <w:pPr>
        <w:tabs>
          <w:tab w:val="num" w:pos="2880"/>
        </w:tabs>
        <w:ind w:left="2880" w:hanging="360"/>
      </w:pPr>
    </w:lvl>
    <w:lvl w:ilvl="4" w:tplc="CD9EA550" w:tentative="1">
      <w:start w:val="1"/>
      <w:numFmt w:val="decimal"/>
      <w:lvlText w:val="%5."/>
      <w:lvlJc w:val="left"/>
      <w:pPr>
        <w:tabs>
          <w:tab w:val="num" w:pos="3600"/>
        </w:tabs>
        <w:ind w:left="3600" w:hanging="360"/>
      </w:pPr>
    </w:lvl>
    <w:lvl w:ilvl="5" w:tplc="8F1A85E6" w:tentative="1">
      <w:start w:val="1"/>
      <w:numFmt w:val="decimal"/>
      <w:lvlText w:val="%6."/>
      <w:lvlJc w:val="left"/>
      <w:pPr>
        <w:tabs>
          <w:tab w:val="num" w:pos="4320"/>
        </w:tabs>
        <w:ind w:left="4320" w:hanging="360"/>
      </w:pPr>
    </w:lvl>
    <w:lvl w:ilvl="6" w:tplc="5EDC90E0" w:tentative="1">
      <w:start w:val="1"/>
      <w:numFmt w:val="decimal"/>
      <w:lvlText w:val="%7."/>
      <w:lvlJc w:val="left"/>
      <w:pPr>
        <w:tabs>
          <w:tab w:val="num" w:pos="5040"/>
        </w:tabs>
        <w:ind w:left="5040" w:hanging="360"/>
      </w:pPr>
    </w:lvl>
    <w:lvl w:ilvl="7" w:tplc="57BC24E4" w:tentative="1">
      <w:start w:val="1"/>
      <w:numFmt w:val="decimal"/>
      <w:lvlText w:val="%8."/>
      <w:lvlJc w:val="left"/>
      <w:pPr>
        <w:tabs>
          <w:tab w:val="num" w:pos="5760"/>
        </w:tabs>
        <w:ind w:left="5760" w:hanging="360"/>
      </w:pPr>
    </w:lvl>
    <w:lvl w:ilvl="8" w:tplc="A7C8480A" w:tentative="1">
      <w:start w:val="1"/>
      <w:numFmt w:val="decimal"/>
      <w:lvlText w:val="%9."/>
      <w:lvlJc w:val="left"/>
      <w:pPr>
        <w:tabs>
          <w:tab w:val="num" w:pos="6480"/>
        </w:tabs>
        <w:ind w:left="6480" w:hanging="360"/>
      </w:pPr>
    </w:lvl>
  </w:abstractNum>
  <w:abstractNum w:abstractNumId="37" w15:restartNumberingAfterBreak="0">
    <w:nsid w:val="7DC37BA3"/>
    <w:multiLevelType w:val="hybridMultilevel"/>
    <w:tmpl w:val="D87A7840"/>
    <w:lvl w:ilvl="0" w:tplc="896A1436">
      <w:start w:val="1"/>
      <w:numFmt w:val="decimal"/>
      <w:lvlText w:val="%1."/>
      <w:lvlJc w:val="left"/>
      <w:pPr>
        <w:tabs>
          <w:tab w:val="num" w:pos="720"/>
        </w:tabs>
        <w:ind w:left="720" w:hanging="360"/>
      </w:pPr>
    </w:lvl>
    <w:lvl w:ilvl="1" w:tplc="A04E4DAA" w:tentative="1">
      <w:start w:val="1"/>
      <w:numFmt w:val="decimal"/>
      <w:lvlText w:val="%2."/>
      <w:lvlJc w:val="left"/>
      <w:pPr>
        <w:tabs>
          <w:tab w:val="num" w:pos="1440"/>
        </w:tabs>
        <w:ind w:left="1440" w:hanging="360"/>
      </w:pPr>
    </w:lvl>
    <w:lvl w:ilvl="2" w:tplc="C1F6A55E" w:tentative="1">
      <w:start w:val="1"/>
      <w:numFmt w:val="decimal"/>
      <w:lvlText w:val="%3."/>
      <w:lvlJc w:val="left"/>
      <w:pPr>
        <w:tabs>
          <w:tab w:val="num" w:pos="2160"/>
        </w:tabs>
        <w:ind w:left="2160" w:hanging="360"/>
      </w:pPr>
    </w:lvl>
    <w:lvl w:ilvl="3" w:tplc="7F3CB1D8" w:tentative="1">
      <w:start w:val="1"/>
      <w:numFmt w:val="decimal"/>
      <w:lvlText w:val="%4."/>
      <w:lvlJc w:val="left"/>
      <w:pPr>
        <w:tabs>
          <w:tab w:val="num" w:pos="2880"/>
        </w:tabs>
        <w:ind w:left="2880" w:hanging="360"/>
      </w:pPr>
    </w:lvl>
    <w:lvl w:ilvl="4" w:tplc="32EE251E" w:tentative="1">
      <w:start w:val="1"/>
      <w:numFmt w:val="decimal"/>
      <w:lvlText w:val="%5."/>
      <w:lvlJc w:val="left"/>
      <w:pPr>
        <w:tabs>
          <w:tab w:val="num" w:pos="3600"/>
        </w:tabs>
        <w:ind w:left="3600" w:hanging="360"/>
      </w:pPr>
    </w:lvl>
    <w:lvl w:ilvl="5" w:tplc="4C606BF0" w:tentative="1">
      <w:start w:val="1"/>
      <w:numFmt w:val="decimal"/>
      <w:lvlText w:val="%6."/>
      <w:lvlJc w:val="left"/>
      <w:pPr>
        <w:tabs>
          <w:tab w:val="num" w:pos="4320"/>
        </w:tabs>
        <w:ind w:left="4320" w:hanging="360"/>
      </w:pPr>
    </w:lvl>
    <w:lvl w:ilvl="6" w:tplc="5BE0156A" w:tentative="1">
      <w:start w:val="1"/>
      <w:numFmt w:val="decimal"/>
      <w:lvlText w:val="%7."/>
      <w:lvlJc w:val="left"/>
      <w:pPr>
        <w:tabs>
          <w:tab w:val="num" w:pos="5040"/>
        </w:tabs>
        <w:ind w:left="5040" w:hanging="360"/>
      </w:pPr>
    </w:lvl>
    <w:lvl w:ilvl="7" w:tplc="0500279A" w:tentative="1">
      <w:start w:val="1"/>
      <w:numFmt w:val="decimal"/>
      <w:lvlText w:val="%8."/>
      <w:lvlJc w:val="left"/>
      <w:pPr>
        <w:tabs>
          <w:tab w:val="num" w:pos="5760"/>
        </w:tabs>
        <w:ind w:left="5760" w:hanging="360"/>
      </w:pPr>
    </w:lvl>
    <w:lvl w:ilvl="8" w:tplc="8A4AB1AE" w:tentative="1">
      <w:start w:val="1"/>
      <w:numFmt w:val="decimal"/>
      <w:lvlText w:val="%9."/>
      <w:lvlJc w:val="left"/>
      <w:pPr>
        <w:tabs>
          <w:tab w:val="num" w:pos="6480"/>
        </w:tabs>
        <w:ind w:left="6480" w:hanging="360"/>
      </w:pPr>
    </w:lvl>
  </w:abstractNum>
  <w:num w:numId="1">
    <w:abstractNumId w:val="2"/>
  </w:num>
  <w:num w:numId="2">
    <w:abstractNumId w:val="28"/>
  </w:num>
  <w:num w:numId="3">
    <w:abstractNumId w:val="8"/>
  </w:num>
  <w:num w:numId="4">
    <w:abstractNumId w:val="7"/>
  </w:num>
  <w:num w:numId="5">
    <w:abstractNumId w:val="11"/>
  </w:num>
  <w:num w:numId="6">
    <w:abstractNumId w:val="34"/>
  </w:num>
  <w:num w:numId="7">
    <w:abstractNumId w:val="32"/>
  </w:num>
  <w:num w:numId="8">
    <w:abstractNumId w:val="1"/>
  </w:num>
  <w:num w:numId="9">
    <w:abstractNumId w:val="15"/>
  </w:num>
  <w:num w:numId="10">
    <w:abstractNumId w:val="14"/>
  </w:num>
  <w:num w:numId="11">
    <w:abstractNumId w:val="24"/>
  </w:num>
  <w:num w:numId="12">
    <w:abstractNumId w:val="35"/>
  </w:num>
  <w:num w:numId="13">
    <w:abstractNumId w:val="4"/>
  </w:num>
  <w:num w:numId="14">
    <w:abstractNumId w:val="23"/>
  </w:num>
  <w:num w:numId="15">
    <w:abstractNumId w:val="31"/>
  </w:num>
  <w:num w:numId="16">
    <w:abstractNumId w:val="21"/>
  </w:num>
  <w:num w:numId="17">
    <w:abstractNumId w:val="0"/>
  </w:num>
  <w:num w:numId="18">
    <w:abstractNumId w:val="5"/>
  </w:num>
  <w:num w:numId="19">
    <w:abstractNumId w:val="29"/>
  </w:num>
  <w:num w:numId="20">
    <w:abstractNumId w:val="33"/>
  </w:num>
  <w:num w:numId="21">
    <w:abstractNumId w:val="26"/>
  </w:num>
  <w:num w:numId="22">
    <w:abstractNumId w:val="30"/>
  </w:num>
  <w:num w:numId="23">
    <w:abstractNumId w:val="16"/>
  </w:num>
  <w:num w:numId="24">
    <w:abstractNumId w:val="25"/>
  </w:num>
  <w:num w:numId="25">
    <w:abstractNumId w:val="19"/>
  </w:num>
  <w:num w:numId="26">
    <w:abstractNumId w:val="37"/>
  </w:num>
  <w:num w:numId="27">
    <w:abstractNumId w:val="9"/>
  </w:num>
  <w:num w:numId="28">
    <w:abstractNumId w:val="18"/>
  </w:num>
  <w:num w:numId="29">
    <w:abstractNumId w:val="36"/>
  </w:num>
  <w:num w:numId="30">
    <w:abstractNumId w:val="12"/>
  </w:num>
  <w:num w:numId="31">
    <w:abstractNumId w:val="3"/>
  </w:num>
  <w:num w:numId="32">
    <w:abstractNumId w:val="22"/>
  </w:num>
  <w:num w:numId="33">
    <w:abstractNumId w:val="6"/>
  </w:num>
  <w:num w:numId="34">
    <w:abstractNumId w:val="17"/>
  </w:num>
  <w:num w:numId="35">
    <w:abstractNumId w:val="20"/>
  </w:num>
  <w:num w:numId="36">
    <w:abstractNumId w:val="10"/>
  </w:num>
  <w:num w:numId="37">
    <w:abstractNumId w:val="27"/>
  </w:num>
  <w:num w:numId="3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panier">
    <w15:presenceInfo w15:providerId="None" w15:userId="shpanier"/>
  </w15:person>
  <w15:person w15:author="Avi Turner">
    <w15:presenceInfo w15:providerId="Windows Live" w15:userId="66ca338465b34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E28"/>
    <w:rsid w:val="00004945"/>
    <w:rsid w:val="00027154"/>
    <w:rsid w:val="00067BC5"/>
    <w:rsid w:val="0008046E"/>
    <w:rsid w:val="00085102"/>
    <w:rsid w:val="000B6841"/>
    <w:rsid w:val="0011301C"/>
    <w:rsid w:val="00116102"/>
    <w:rsid w:val="00116F48"/>
    <w:rsid w:val="00122561"/>
    <w:rsid w:val="001410E6"/>
    <w:rsid w:val="00153D42"/>
    <w:rsid w:val="00176D29"/>
    <w:rsid w:val="00185371"/>
    <w:rsid w:val="00187E03"/>
    <w:rsid w:val="00192017"/>
    <w:rsid w:val="0019779F"/>
    <w:rsid w:val="001B7333"/>
    <w:rsid w:val="001E37B1"/>
    <w:rsid w:val="001F62E1"/>
    <w:rsid w:val="002015A3"/>
    <w:rsid w:val="00206290"/>
    <w:rsid w:val="0022545D"/>
    <w:rsid w:val="00231A3E"/>
    <w:rsid w:val="00232161"/>
    <w:rsid w:val="00241B90"/>
    <w:rsid w:val="0027154E"/>
    <w:rsid w:val="00282939"/>
    <w:rsid w:val="002D0873"/>
    <w:rsid w:val="002D7E28"/>
    <w:rsid w:val="00317152"/>
    <w:rsid w:val="00344F67"/>
    <w:rsid w:val="003600CA"/>
    <w:rsid w:val="00404023"/>
    <w:rsid w:val="004A6899"/>
    <w:rsid w:val="004B5F1D"/>
    <w:rsid w:val="004D36D4"/>
    <w:rsid w:val="004D7B1B"/>
    <w:rsid w:val="004F4A5C"/>
    <w:rsid w:val="00503DDF"/>
    <w:rsid w:val="00530E5B"/>
    <w:rsid w:val="00543410"/>
    <w:rsid w:val="005504B3"/>
    <w:rsid w:val="00577FEF"/>
    <w:rsid w:val="00582C8E"/>
    <w:rsid w:val="005B5D73"/>
    <w:rsid w:val="005E438C"/>
    <w:rsid w:val="005F0602"/>
    <w:rsid w:val="006056BE"/>
    <w:rsid w:val="0062162F"/>
    <w:rsid w:val="006239D0"/>
    <w:rsid w:val="00646EDA"/>
    <w:rsid w:val="00674457"/>
    <w:rsid w:val="0068245D"/>
    <w:rsid w:val="00691820"/>
    <w:rsid w:val="006B1041"/>
    <w:rsid w:val="006C765A"/>
    <w:rsid w:val="006F7F60"/>
    <w:rsid w:val="007579DE"/>
    <w:rsid w:val="00757CCE"/>
    <w:rsid w:val="007607F7"/>
    <w:rsid w:val="00795CFE"/>
    <w:rsid w:val="0080039A"/>
    <w:rsid w:val="008279B9"/>
    <w:rsid w:val="00834063"/>
    <w:rsid w:val="0085487D"/>
    <w:rsid w:val="008612D1"/>
    <w:rsid w:val="00861565"/>
    <w:rsid w:val="00894649"/>
    <w:rsid w:val="008D5931"/>
    <w:rsid w:val="009000E4"/>
    <w:rsid w:val="009377EA"/>
    <w:rsid w:val="00946FEE"/>
    <w:rsid w:val="00947B36"/>
    <w:rsid w:val="00957C08"/>
    <w:rsid w:val="0097573D"/>
    <w:rsid w:val="009A42A1"/>
    <w:rsid w:val="009C553F"/>
    <w:rsid w:val="009D6692"/>
    <w:rsid w:val="00A048FA"/>
    <w:rsid w:val="00A04E71"/>
    <w:rsid w:val="00A102B9"/>
    <w:rsid w:val="00A24986"/>
    <w:rsid w:val="00A32494"/>
    <w:rsid w:val="00AA55BF"/>
    <w:rsid w:val="00AD02CD"/>
    <w:rsid w:val="00AF54FD"/>
    <w:rsid w:val="00B309C3"/>
    <w:rsid w:val="00B322AA"/>
    <w:rsid w:val="00B41D20"/>
    <w:rsid w:val="00B60B99"/>
    <w:rsid w:val="00B65901"/>
    <w:rsid w:val="00BE11CD"/>
    <w:rsid w:val="00C07603"/>
    <w:rsid w:val="00C27300"/>
    <w:rsid w:val="00C43B2C"/>
    <w:rsid w:val="00C5074B"/>
    <w:rsid w:val="00C54169"/>
    <w:rsid w:val="00C5784B"/>
    <w:rsid w:val="00C60D93"/>
    <w:rsid w:val="00C66217"/>
    <w:rsid w:val="00C77E3D"/>
    <w:rsid w:val="00C87362"/>
    <w:rsid w:val="00C93269"/>
    <w:rsid w:val="00C9679B"/>
    <w:rsid w:val="00CA3880"/>
    <w:rsid w:val="00CB2371"/>
    <w:rsid w:val="00CB63D9"/>
    <w:rsid w:val="00CD20E9"/>
    <w:rsid w:val="00CD3C4C"/>
    <w:rsid w:val="00CE19A8"/>
    <w:rsid w:val="00CE28F0"/>
    <w:rsid w:val="00D01F93"/>
    <w:rsid w:val="00D53A7C"/>
    <w:rsid w:val="00D65C4C"/>
    <w:rsid w:val="00DD6130"/>
    <w:rsid w:val="00DD7AB8"/>
    <w:rsid w:val="00DD7B21"/>
    <w:rsid w:val="00DF6A00"/>
    <w:rsid w:val="00E16F5D"/>
    <w:rsid w:val="00E1746A"/>
    <w:rsid w:val="00E333A6"/>
    <w:rsid w:val="00E40B7D"/>
    <w:rsid w:val="00E61A33"/>
    <w:rsid w:val="00E96772"/>
    <w:rsid w:val="00EB374C"/>
    <w:rsid w:val="00EB685B"/>
    <w:rsid w:val="00ED312B"/>
    <w:rsid w:val="00EE1E19"/>
    <w:rsid w:val="00F22B50"/>
    <w:rsid w:val="00F52692"/>
    <w:rsid w:val="00F54FE2"/>
    <w:rsid w:val="00F715BF"/>
    <w:rsid w:val="00F76559"/>
    <w:rsid w:val="00F81FB4"/>
    <w:rsid w:val="00FA09D6"/>
    <w:rsid w:val="00FC1D9A"/>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F5084"/>
  <w15:chartTrackingRefBased/>
  <w15:docId w15:val="{010E2B29-91A7-4928-8279-2EB12C02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7E28"/>
    <w:pPr>
      <w:bidi w:val="0"/>
      <w:spacing w:before="100" w:beforeAutospacing="1" w:after="100" w:afterAutospacing="1" w:line="240" w:lineRule="auto"/>
    </w:pPr>
    <w:rPr>
      <w:rFonts w:ascii="Times New Roman" w:eastAsiaTheme="minorEastAsia"/>
      <w:sz w:val="24"/>
      <w:szCs w:val="24"/>
    </w:rPr>
  </w:style>
  <w:style w:type="character" w:styleId="Hyperlink">
    <w:name w:val="Hyperlink"/>
    <w:basedOn w:val="DefaultParagraphFont"/>
    <w:uiPriority w:val="99"/>
    <w:unhideWhenUsed/>
    <w:rsid w:val="002D7E28"/>
    <w:rPr>
      <w:color w:val="0000FF"/>
      <w:u w:val="single"/>
    </w:rPr>
  </w:style>
  <w:style w:type="paragraph" w:styleId="Title">
    <w:name w:val="Title"/>
    <w:basedOn w:val="Normal"/>
    <w:next w:val="Normal"/>
    <w:link w:val="TitleChar"/>
    <w:uiPriority w:val="10"/>
    <w:qFormat/>
    <w:rsid w:val="002D7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E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7E28"/>
    <w:pPr>
      <w:ind w:left="720"/>
      <w:contextualSpacing/>
    </w:pPr>
  </w:style>
  <w:style w:type="character" w:customStyle="1" w:styleId="Heading1Char">
    <w:name w:val="Heading 1 Char"/>
    <w:basedOn w:val="DefaultParagraphFont"/>
    <w:link w:val="Heading1"/>
    <w:uiPriority w:val="9"/>
    <w:rsid w:val="002D7E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7B2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D7B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7B21"/>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7B21"/>
  </w:style>
  <w:style w:type="paragraph" w:styleId="Footer">
    <w:name w:val="footer"/>
    <w:basedOn w:val="Normal"/>
    <w:link w:val="FooterChar"/>
    <w:uiPriority w:val="99"/>
    <w:unhideWhenUsed/>
    <w:rsid w:val="00DD7B21"/>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7B21"/>
  </w:style>
  <w:style w:type="paragraph" w:styleId="TOCHeading">
    <w:name w:val="TOC Heading"/>
    <w:basedOn w:val="Heading1"/>
    <w:next w:val="Normal"/>
    <w:uiPriority w:val="39"/>
    <w:unhideWhenUsed/>
    <w:qFormat/>
    <w:rsid w:val="008612D1"/>
    <w:pPr>
      <w:outlineLvl w:val="9"/>
    </w:pPr>
    <w:rPr>
      <w:rtl/>
      <w:cs/>
    </w:rPr>
  </w:style>
  <w:style w:type="paragraph" w:styleId="TOC1">
    <w:name w:val="toc 1"/>
    <w:basedOn w:val="Normal"/>
    <w:next w:val="Normal"/>
    <w:autoRedefine/>
    <w:uiPriority w:val="39"/>
    <w:unhideWhenUsed/>
    <w:rsid w:val="008612D1"/>
    <w:pPr>
      <w:spacing w:after="100"/>
    </w:pPr>
  </w:style>
  <w:style w:type="paragraph" w:styleId="TOC2">
    <w:name w:val="toc 2"/>
    <w:basedOn w:val="Normal"/>
    <w:next w:val="Normal"/>
    <w:autoRedefine/>
    <w:uiPriority w:val="39"/>
    <w:unhideWhenUsed/>
    <w:rsid w:val="00AA55BF"/>
    <w:pPr>
      <w:tabs>
        <w:tab w:val="right" w:leader="dot" w:pos="8296"/>
      </w:tabs>
      <w:bidi w:val="0"/>
      <w:spacing w:after="100"/>
      <w:ind w:left="220"/>
    </w:pPr>
  </w:style>
  <w:style w:type="character" w:customStyle="1" w:styleId="Heading3Char">
    <w:name w:val="Heading 3 Char"/>
    <w:basedOn w:val="DefaultParagraphFont"/>
    <w:link w:val="Heading3"/>
    <w:uiPriority w:val="9"/>
    <w:rsid w:val="001B733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1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22545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22545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96772"/>
    <w:rPr>
      <w:sz w:val="16"/>
      <w:szCs w:val="16"/>
    </w:rPr>
  </w:style>
  <w:style w:type="paragraph" w:styleId="CommentText">
    <w:name w:val="annotation text"/>
    <w:basedOn w:val="Normal"/>
    <w:link w:val="CommentTextChar"/>
    <w:uiPriority w:val="99"/>
    <w:semiHidden/>
    <w:unhideWhenUsed/>
    <w:rsid w:val="00E96772"/>
    <w:pPr>
      <w:spacing w:line="240" w:lineRule="auto"/>
    </w:pPr>
    <w:rPr>
      <w:sz w:val="20"/>
      <w:szCs w:val="20"/>
    </w:rPr>
  </w:style>
  <w:style w:type="character" w:customStyle="1" w:styleId="CommentTextChar">
    <w:name w:val="Comment Text Char"/>
    <w:basedOn w:val="DefaultParagraphFont"/>
    <w:link w:val="CommentText"/>
    <w:uiPriority w:val="99"/>
    <w:semiHidden/>
    <w:rsid w:val="00E96772"/>
    <w:rPr>
      <w:sz w:val="20"/>
      <w:szCs w:val="20"/>
    </w:rPr>
  </w:style>
  <w:style w:type="paragraph" w:styleId="CommentSubject">
    <w:name w:val="annotation subject"/>
    <w:basedOn w:val="CommentText"/>
    <w:next w:val="CommentText"/>
    <w:link w:val="CommentSubjectChar"/>
    <w:uiPriority w:val="99"/>
    <w:semiHidden/>
    <w:unhideWhenUsed/>
    <w:rsid w:val="00E96772"/>
    <w:rPr>
      <w:b/>
      <w:bCs/>
    </w:rPr>
  </w:style>
  <w:style w:type="character" w:customStyle="1" w:styleId="CommentSubjectChar">
    <w:name w:val="Comment Subject Char"/>
    <w:basedOn w:val="CommentTextChar"/>
    <w:link w:val="CommentSubject"/>
    <w:uiPriority w:val="99"/>
    <w:semiHidden/>
    <w:rsid w:val="00E96772"/>
    <w:rPr>
      <w:b/>
      <w:bCs/>
      <w:sz w:val="20"/>
      <w:szCs w:val="20"/>
    </w:rPr>
  </w:style>
  <w:style w:type="paragraph" w:styleId="BalloonText">
    <w:name w:val="Balloon Text"/>
    <w:basedOn w:val="Normal"/>
    <w:link w:val="BalloonTextChar"/>
    <w:uiPriority w:val="99"/>
    <w:semiHidden/>
    <w:unhideWhenUsed/>
    <w:rsid w:val="00E96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772"/>
    <w:rPr>
      <w:rFonts w:ascii="Segoe UI" w:hAnsi="Segoe UI" w:cs="Segoe UI"/>
      <w:sz w:val="18"/>
      <w:szCs w:val="18"/>
    </w:rPr>
  </w:style>
  <w:style w:type="paragraph" w:styleId="Revision">
    <w:name w:val="Revision"/>
    <w:hidden/>
    <w:uiPriority w:val="99"/>
    <w:semiHidden/>
    <w:rsid w:val="006C765A"/>
    <w:pPr>
      <w:bidi w:val="0"/>
      <w:spacing w:after="0" w:line="240" w:lineRule="auto"/>
    </w:pPr>
  </w:style>
  <w:style w:type="paragraph" w:styleId="TOC3">
    <w:name w:val="toc 3"/>
    <w:basedOn w:val="Normal"/>
    <w:next w:val="Normal"/>
    <w:autoRedefine/>
    <w:uiPriority w:val="39"/>
    <w:unhideWhenUsed/>
    <w:rsid w:val="0068245D"/>
    <w:pPr>
      <w:spacing w:after="100"/>
      <w:ind w:left="440"/>
    </w:pPr>
  </w:style>
  <w:style w:type="paragraph" w:styleId="FootnoteText">
    <w:name w:val="footnote text"/>
    <w:basedOn w:val="Normal"/>
    <w:link w:val="FootnoteTextChar"/>
    <w:uiPriority w:val="99"/>
    <w:semiHidden/>
    <w:unhideWhenUsed/>
    <w:rsid w:val="00D65C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5C4C"/>
    <w:rPr>
      <w:sz w:val="20"/>
      <w:szCs w:val="20"/>
    </w:rPr>
  </w:style>
  <w:style w:type="character" w:styleId="FootnoteReference">
    <w:name w:val="footnote reference"/>
    <w:basedOn w:val="DefaultParagraphFont"/>
    <w:uiPriority w:val="99"/>
    <w:semiHidden/>
    <w:unhideWhenUsed/>
    <w:rsid w:val="00D65C4C"/>
    <w:rPr>
      <w:vertAlign w:val="superscript"/>
    </w:rPr>
  </w:style>
  <w:style w:type="character" w:customStyle="1" w:styleId="UnresolvedMention1">
    <w:name w:val="Unresolved Mention1"/>
    <w:basedOn w:val="DefaultParagraphFont"/>
    <w:uiPriority w:val="99"/>
    <w:semiHidden/>
    <w:unhideWhenUsed/>
    <w:rsid w:val="00C9679B"/>
    <w:rPr>
      <w:color w:val="605E5C"/>
      <w:shd w:val="clear" w:color="auto" w:fill="E1DFDD"/>
    </w:rPr>
  </w:style>
  <w:style w:type="paragraph" w:styleId="NoSpacing">
    <w:name w:val="No Spacing"/>
    <w:uiPriority w:val="1"/>
    <w:qFormat/>
    <w:rsid w:val="00067BC5"/>
    <w:pPr>
      <w:spacing w:after="0" w:line="240" w:lineRule="auto"/>
    </w:pPr>
  </w:style>
  <w:style w:type="character" w:styleId="FollowedHyperlink">
    <w:name w:val="FollowedHyperlink"/>
    <w:basedOn w:val="DefaultParagraphFont"/>
    <w:uiPriority w:val="99"/>
    <w:semiHidden/>
    <w:unhideWhenUsed/>
    <w:rsid w:val="00C273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228324">
      <w:bodyDiv w:val="1"/>
      <w:marLeft w:val="0"/>
      <w:marRight w:val="0"/>
      <w:marTop w:val="0"/>
      <w:marBottom w:val="0"/>
      <w:divBdr>
        <w:top w:val="none" w:sz="0" w:space="0" w:color="auto"/>
        <w:left w:val="none" w:sz="0" w:space="0" w:color="auto"/>
        <w:bottom w:val="none" w:sz="0" w:space="0" w:color="auto"/>
        <w:right w:val="none" w:sz="0" w:space="0" w:color="auto"/>
      </w:divBdr>
      <w:divsChild>
        <w:div w:id="413166867">
          <w:marLeft w:val="0"/>
          <w:marRight w:val="547"/>
          <w:marTop w:val="96"/>
          <w:marBottom w:val="0"/>
          <w:divBdr>
            <w:top w:val="none" w:sz="0" w:space="0" w:color="auto"/>
            <w:left w:val="none" w:sz="0" w:space="0" w:color="auto"/>
            <w:bottom w:val="none" w:sz="0" w:space="0" w:color="auto"/>
            <w:right w:val="none" w:sz="0" w:space="0" w:color="auto"/>
          </w:divBdr>
        </w:div>
        <w:div w:id="183057383">
          <w:marLeft w:val="0"/>
          <w:marRight w:val="547"/>
          <w:marTop w:val="96"/>
          <w:marBottom w:val="0"/>
          <w:divBdr>
            <w:top w:val="none" w:sz="0" w:space="0" w:color="auto"/>
            <w:left w:val="none" w:sz="0" w:space="0" w:color="auto"/>
            <w:bottom w:val="none" w:sz="0" w:space="0" w:color="auto"/>
            <w:right w:val="none" w:sz="0" w:space="0" w:color="auto"/>
          </w:divBdr>
        </w:div>
        <w:div w:id="1977484908">
          <w:marLeft w:val="0"/>
          <w:marRight w:val="547"/>
          <w:marTop w:val="96"/>
          <w:marBottom w:val="0"/>
          <w:divBdr>
            <w:top w:val="none" w:sz="0" w:space="0" w:color="auto"/>
            <w:left w:val="none" w:sz="0" w:space="0" w:color="auto"/>
            <w:bottom w:val="none" w:sz="0" w:space="0" w:color="auto"/>
            <w:right w:val="none" w:sz="0" w:space="0" w:color="auto"/>
          </w:divBdr>
        </w:div>
        <w:div w:id="1227688251">
          <w:marLeft w:val="0"/>
          <w:marRight w:val="547"/>
          <w:marTop w:val="96"/>
          <w:marBottom w:val="0"/>
          <w:divBdr>
            <w:top w:val="none" w:sz="0" w:space="0" w:color="auto"/>
            <w:left w:val="none" w:sz="0" w:space="0" w:color="auto"/>
            <w:bottom w:val="none" w:sz="0" w:space="0" w:color="auto"/>
            <w:right w:val="none" w:sz="0" w:space="0" w:color="auto"/>
          </w:divBdr>
        </w:div>
        <w:div w:id="113604130">
          <w:marLeft w:val="0"/>
          <w:marRight w:val="547"/>
          <w:marTop w:val="96"/>
          <w:marBottom w:val="0"/>
          <w:divBdr>
            <w:top w:val="none" w:sz="0" w:space="0" w:color="auto"/>
            <w:left w:val="none" w:sz="0" w:space="0" w:color="auto"/>
            <w:bottom w:val="none" w:sz="0" w:space="0" w:color="auto"/>
            <w:right w:val="none" w:sz="0" w:space="0" w:color="auto"/>
          </w:divBdr>
        </w:div>
        <w:div w:id="2085371712">
          <w:marLeft w:val="0"/>
          <w:marRight w:val="547"/>
          <w:marTop w:val="96"/>
          <w:marBottom w:val="0"/>
          <w:divBdr>
            <w:top w:val="none" w:sz="0" w:space="0" w:color="auto"/>
            <w:left w:val="none" w:sz="0" w:space="0" w:color="auto"/>
            <w:bottom w:val="none" w:sz="0" w:space="0" w:color="auto"/>
            <w:right w:val="none" w:sz="0" w:space="0" w:color="auto"/>
          </w:divBdr>
        </w:div>
      </w:divsChild>
    </w:div>
    <w:div w:id="491793378">
      <w:bodyDiv w:val="1"/>
      <w:marLeft w:val="0"/>
      <w:marRight w:val="0"/>
      <w:marTop w:val="0"/>
      <w:marBottom w:val="0"/>
      <w:divBdr>
        <w:top w:val="none" w:sz="0" w:space="0" w:color="auto"/>
        <w:left w:val="none" w:sz="0" w:space="0" w:color="auto"/>
        <w:bottom w:val="none" w:sz="0" w:space="0" w:color="auto"/>
        <w:right w:val="none" w:sz="0" w:space="0" w:color="auto"/>
      </w:divBdr>
      <w:divsChild>
        <w:div w:id="558134311">
          <w:marLeft w:val="0"/>
          <w:marRight w:val="360"/>
          <w:marTop w:val="202"/>
          <w:marBottom w:val="0"/>
          <w:divBdr>
            <w:top w:val="none" w:sz="0" w:space="0" w:color="auto"/>
            <w:left w:val="none" w:sz="0" w:space="0" w:color="auto"/>
            <w:bottom w:val="none" w:sz="0" w:space="0" w:color="auto"/>
            <w:right w:val="none" w:sz="0" w:space="0" w:color="auto"/>
          </w:divBdr>
        </w:div>
      </w:divsChild>
    </w:div>
    <w:div w:id="649213491">
      <w:bodyDiv w:val="1"/>
      <w:marLeft w:val="0"/>
      <w:marRight w:val="0"/>
      <w:marTop w:val="0"/>
      <w:marBottom w:val="0"/>
      <w:divBdr>
        <w:top w:val="none" w:sz="0" w:space="0" w:color="auto"/>
        <w:left w:val="none" w:sz="0" w:space="0" w:color="auto"/>
        <w:bottom w:val="none" w:sz="0" w:space="0" w:color="auto"/>
        <w:right w:val="none" w:sz="0" w:space="0" w:color="auto"/>
      </w:divBdr>
    </w:div>
    <w:div w:id="837229578">
      <w:bodyDiv w:val="1"/>
      <w:marLeft w:val="0"/>
      <w:marRight w:val="0"/>
      <w:marTop w:val="0"/>
      <w:marBottom w:val="0"/>
      <w:divBdr>
        <w:top w:val="none" w:sz="0" w:space="0" w:color="auto"/>
        <w:left w:val="none" w:sz="0" w:space="0" w:color="auto"/>
        <w:bottom w:val="none" w:sz="0" w:space="0" w:color="auto"/>
        <w:right w:val="none" w:sz="0" w:space="0" w:color="auto"/>
      </w:divBdr>
    </w:div>
    <w:div w:id="886915986">
      <w:bodyDiv w:val="1"/>
      <w:marLeft w:val="0"/>
      <w:marRight w:val="0"/>
      <w:marTop w:val="0"/>
      <w:marBottom w:val="0"/>
      <w:divBdr>
        <w:top w:val="none" w:sz="0" w:space="0" w:color="auto"/>
        <w:left w:val="none" w:sz="0" w:space="0" w:color="auto"/>
        <w:bottom w:val="none" w:sz="0" w:space="0" w:color="auto"/>
        <w:right w:val="none" w:sz="0" w:space="0" w:color="auto"/>
      </w:divBdr>
      <w:divsChild>
        <w:div w:id="398138723">
          <w:marLeft w:val="0"/>
          <w:marRight w:val="360"/>
          <w:marTop w:val="202"/>
          <w:marBottom w:val="0"/>
          <w:divBdr>
            <w:top w:val="none" w:sz="0" w:space="0" w:color="auto"/>
            <w:left w:val="none" w:sz="0" w:space="0" w:color="auto"/>
            <w:bottom w:val="none" w:sz="0" w:space="0" w:color="auto"/>
            <w:right w:val="none" w:sz="0" w:space="0" w:color="auto"/>
          </w:divBdr>
        </w:div>
        <w:div w:id="1985085893">
          <w:marLeft w:val="0"/>
          <w:marRight w:val="360"/>
          <w:marTop w:val="202"/>
          <w:marBottom w:val="0"/>
          <w:divBdr>
            <w:top w:val="none" w:sz="0" w:space="0" w:color="auto"/>
            <w:left w:val="none" w:sz="0" w:space="0" w:color="auto"/>
            <w:bottom w:val="none" w:sz="0" w:space="0" w:color="auto"/>
            <w:right w:val="none" w:sz="0" w:space="0" w:color="auto"/>
          </w:divBdr>
        </w:div>
        <w:div w:id="1511330217">
          <w:marLeft w:val="0"/>
          <w:marRight w:val="360"/>
          <w:marTop w:val="202"/>
          <w:marBottom w:val="0"/>
          <w:divBdr>
            <w:top w:val="none" w:sz="0" w:space="0" w:color="auto"/>
            <w:left w:val="none" w:sz="0" w:space="0" w:color="auto"/>
            <w:bottom w:val="none" w:sz="0" w:space="0" w:color="auto"/>
            <w:right w:val="none" w:sz="0" w:space="0" w:color="auto"/>
          </w:divBdr>
        </w:div>
        <w:div w:id="255985109">
          <w:marLeft w:val="0"/>
          <w:marRight w:val="360"/>
          <w:marTop w:val="202"/>
          <w:marBottom w:val="0"/>
          <w:divBdr>
            <w:top w:val="none" w:sz="0" w:space="0" w:color="auto"/>
            <w:left w:val="none" w:sz="0" w:space="0" w:color="auto"/>
            <w:bottom w:val="none" w:sz="0" w:space="0" w:color="auto"/>
            <w:right w:val="none" w:sz="0" w:space="0" w:color="auto"/>
          </w:divBdr>
        </w:div>
      </w:divsChild>
    </w:div>
    <w:div w:id="899363227">
      <w:bodyDiv w:val="1"/>
      <w:marLeft w:val="0"/>
      <w:marRight w:val="0"/>
      <w:marTop w:val="0"/>
      <w:marBottom w:val="0"/>
      <w:divBdr>
        <w:top w:val="none" w:sz="0" w:space="0" w:color="auto"/>
        <w:left w:val="none" w:sz="0" w:space="0" w:color="auto"/>
        <w:bottom w:val="none" w:sz="0" w:space="0" w:color="auto"/>
        <w:right w:val="none" w:sz="0" w:space="0" w:color="auto"/>
      </w:divBdr>
      <w:divsChild>
        <w:div w:id="157578670">
          <w:marLeft w:val="806"/>
          <w:marRight w:val="0"/>
          <w:marTop w:val="94"/>
          <w:marBottom w:val="0"/>
          <w:divBdr>
            <w:top w:val="none" w:sz="0" w:space="0" w:color="auto"/>
            <w:left w:val="none" w:sz="0" w:space="0" w:color="auto"/>
            <w:bottom w:val="none" w:sz="0" w:space="0" w:color="auto"/>
            <w:right w:val="none" w:sz="0" w:space="0" w:color="auto"/>
          </w:divBdr>
        </w:div>
        <w:div w:id="1310211959">
          <w:marLeft w:val="806"/>
          <w:marRight w:val="0"/>
          <w:marTop w:val="94"/>
          <w:marBottom w:val="0"/>
          <w:divBdr>
            <w:top w:val="none" w:sz="0" w:space="0" w:color="auto"/>
            <w:left w:val="none" w:sz="0" w:space="0" w:color="auto"/>
            <w:bottom w:val="none" w:sz="0" w:space="0" w:color="auto"/>
            <w:right w:val="none" w:sz="0" w:space="0" w:color="auto"/>
          </w:divBdr>
        </w:div>
        <w:div w:id="1982538242">
          <w:marLeft w:val="806"/>
          <w:marRight w:val="0"/>
          <w:marTop w:val="94"/>
          <w:marBottom w:val="0"/>
          <w:divBdr>
            <w:top w:val="none" w:sz="0" w:space="0" w:color="auto"/>
            <w:left w:val="none" w:sz="0" w:space="0" w:color="auto"/>
            <w:bottom w:val="none" w:sz="0" w:space="0" w:color="auto"/>
            <w:right w:val="none" w:sz="0" w:space="0" w:color="auto"/>
          </w:divBdr>
        </w:div>
        <w:div w:id="1020666722">
          <w:marLeft w:val="806"/>
          <w:marRight w:val="0"/>
          <w:marTop w:val="94"/>
          <w:marBottom w:val="0"/>
          <w:divBdr>
            <w:top w:val="none" w:sz="0" w:space="0" w:color="auto"/>
            <w:left w:val="none" w:sz="0" w:space="0" w:color="auto"/>
            <w:bottom w:val="none" w:sz="0" w:space="0" w:color="auto"/>
            <w:right w:val="none" w:sz="0" w:space="0" w:color="auto"/>
          </w:divBdr>
        </w:div>
        <w:div w:id="1855145503">
          <w:marLeft w:val="806"/>
          <w:marRight w:val="0"/>
          <w:marTop w:val="94"/>
          <w:marBottom w:val="0"/>
          <w:divBdr>
            <w:top w:val="none" w:sz="0" w:space="0" w:color="auto"/>
            <w:left w:val="none" w:sz="0" w:space="0" w:color="auto"/>
            <w:bottom w:val="none" w:sz="0" w:space="0" w:color="auto"/>
            <w:right w:val="none" w:sz="0" w:space="0" w:color="auto"/>
          </w:divBdr>
        </w:div>
        <w:div w:id="810824786">
          <w:marLeft w:val="806"/>
          <w:marRight w:val="0"/>
          <w:marTop w:val="94"/>
          <w:marBottom w:val="0"/>
          <w:divBdr>
            <w:top w:val="none" w:sz="0" w:space="0" w:color="auto"/>
            <w:left w:val="none" w:sz="0" w:space="0" w:color="auto"/>
            <w:bottom w:val="none" w:sz="0" w:space="0" w:color="auto"/>
            <w:right w:val="none" w:sz="0" w:space="0" w:color="auto"/>
          </w:divBdr>
        </w:div>
        <w:div w:id="433987359">
          <w:marLeft w:val="806"/>
          <w:marRight w:val="0"/>
          <w:marTop w:val="94"/>
          <w:marBottom w:val="0"/>
          <w:divBdr>
            <w:top w:val="none" w:sz="0" w:space="0" w:color="auto"/>
            <w:left w:val="none" w:sz="0" w:space="0" w:color="auto"/>
            <w:bottom w:val="none" w:sz="0" w:space="0" w:color="auto"/>
            <w:right w:val="none" w:sz="0" w:space="0" w:color="auto"/>
          </w:divBdr>
        </w:div>
        <w:div w:id="2049378779">
          <w:marLeft w:val="806"/>
          <w:marRight w:val="0"/>
          <w:marTop w:val="94"/>
          <w:marBottom w:val="0"/>
          <w:divBdr>
            <w:top w:val="none" w:sz="0" w:space="0" w:color="auto"/>
            <w:left w:val="none" w:sz="0" w:space="0" w:color="auto"/>
            <w:bottom w:val="none" w:sz="0" w:space="0" w:color="auto"/>
            <w:right w:val="none" w:sz="0" w:space="0" w:color="auto"/>
          </w:divBdr>
        </w:div>
        <w:div w:id="2076052311">
          <w:marLeft w:val="806"/>
          <w:marRight w:val="0"/>
          <w:marTop w:val="94"/>
          <w:marBottom w:val="0"/>
          <w:divBdr>
            <w:top w:val="none" w:sz="0" w:space="0" w:color="auto"/>
            <w:left w:val="none" w:sz="0" w:space="0" w:color="auto"/>
            <w:bottom w:val="none" w:sz="0" w:space="0" w:color="auto"/>
            <w:right w:val="none" w:sz="0" w:space="0" w:color="auto"/>
          </w:divBdr>
        </w:div>
        <w:div w:id="1972519909">
          <w:marLeft w:val="806"/>
          <w:marRight w:val="0"/>
          <w:marTop w:val="94"/>
          <w:marBottom w:val="0"/>
          <w:divBdr>
            <w:top w:val="none" w:sz="0" w:space="0" w:color="auto"/>
            <w:left w:val="none" w:sz="0" w:space="0" w:color="auto"/>
            <w:bottom w:val="none" w:sz="0" w:space="0" w:color="auto"/>
            <w:right w:val="none" w:sz="0" w:space="0" w:color="auto"/>
          </w:divBdr>
        </w:div>
      </w:divsChild>
    </w:div>
    <w:div w:id="1000933143">
      <w:bodyDiv w:val="1"/>
      <w:marLeft w:val="0"/>
      <w:marRight w:val="0"/>
      <w:marTop w:val="0"/>
      <w:marBottom w:val="0"/>
      <w:divBdr>
        <w:top w:val="none" w:sz="0" w:space="0" w:color="auto"/>
        <w:left w:val="none" w:sz="0" w:space="0" w:color="auto"/>
        <w:bottom w:val="none" w:sz="0" w:space="0" w:color="auto"/>
        <w:right w:val="none" w:sz="0" w:space="0" w:color="auto"/>
      </w:divBdr>
      <w:divsChild>
        <w:div w:id="832334234">
          <w:marLeft w:val="0"/>
          <w:marRight w:val="0"/>
          <w:marTop w:val="0"/>
          <w:marBottom w:val="0"/>
          <w:divBdr>
            <w:top w:val="none" w:sz="0" w:space="0" w:color="auto"/>
            <w:left w:val="none" w:sz="0" w:space="0" w:color="auto"/>
            <w:bottom w:val="none" w:sz="0" w:space="0" w:color="auto"/>
            <w:right w:val="none" w:sz="0" w:space="0" w:color="auto"/>
          </w:divBdr>
          <w:divsChild>
            <w:div w:id="1537737202">
              <w:marLeft w:val="0"/>
              <w:marRight w:val="0"/>
              <w:marTop w:val="0"/>
              <w:marBottom w:val="0"/>
              <w:divBdr>
                <w:top w:val="none" w:sz="0" w:space="0" w:color="auto"/>
                <w:left w:val="none" w:sz="0" w:space="0" w:color="auto"/>
                <w:bottom w:val="none" w:sz="0" w:space="0" w:color="auto"/>
                <w:right w:val="none" w:sz="0" w:space="0" w:color="auto"/>
              </w:divBdr>
              <w:divsChild>
                <w:div w:id="1474835018">
                  <w:marLeft w:val="0"/>
                  <w:marRight w:val="0"/>
                  <w:marTop w:val="0"/>
                  <w:marBottom w:val="0"/>
                  <w:divBdr>
                    <w:top w:val="none" w:sz="0" w:space="0" w:color="auto"/>
                    <w:left w:val="none" w:sz="0" w:space="0" w:color="auto"/>
                    <w:bottom w:val="none" w:sz="0" w:space="0" w:color="auto"/>
                    <w:right w:val="none" w:sz="0" w:space="0" w:color="auto"/>
                  </w:divBdr>
                  <w:divsChild>
                    <w:div w:id="2005812321">
                      <w:marLeft w:val="0"/>
                      <w:marRight w:val="0"/>
                      <w:marTop w:val="0"/>
                      <w:marBottom w:val="0"/>
                      <w:divBdr>
                        <w:top w:val="none" w:sz="0" w:space="0" w:color="auto"/>
                        <w:left w:val="none" w:sz="0" w:space="0" w:color="auto"/>
                        <w:bottom w:val="none" w:sz="0" w:space="0" w:color="auto"/>
                        <w:right w:val="none" w:sz="0" w:space="0" w:color="auto"/>
                      </w:divBdr>
                      <w:divsChild>
                        <w:div w:id="167134844">
                          <w:marLeft w:val="0"/>
                          <w:marRight w:val="0"/>
                          <w:marTop w:val="0"/>
                          <w:marBottom w:val="0"/>
                          <w:divBdr>
                            <w:top w:val="none" w:sz="0" w:space="0" w:color="auto"/>
                            <w:left w:val="none" w:sz="0" w:space="0" w:color="auto"/>
                            <w:bottom w:val="none" w:sz="0" w:space="0" w:color="auto"/>
                            <w:right w:val="none" w:sz="0" w:space="0" w:color="auto"/>
                          </w:divBdr>
                        </w:div>
                        <w:div w:id="531964196">
                          <w:marLeft w:val="0"/>
                          <w:marRight w:val="0"/>
                          <w:marTop w:val="0"/>
                          <w:marBottom w:val="0"/>
                          <w:divBdr>
                            <w:top w:val="none" w:sz="0" w:space="0" w:color="auto"/>
                            <w:left w:val="none" w:sz="0" w:space="0" w:color="auto"/>
                            <w:bottom w:val="none" w:sz="0" w:space="0" w:color="auto"/>
                            <w:right w:val="none" w:sz="0" w:space="0" w:color="auto"/>
                          </w:divBdr>
                          <w:divsChild>
                            <w:div w:id="217084647">
                              <w:marLeft w:val="0"/>
                              <w:marRight w:val="300"/>
                              <w:marTop w:val="180"/>
                              <w:marBottom w:val="0"/>
                              <w:divBdr>
                                <w:top w:val="none" w:sz="0" w:space="0" w:color="auto"/>
                                <w:left w:val="none" w:sz="0" w:space="0" w:color="auto"/>
                                <w:bottom w:val="none" w:sz="0" w:space="0" w:color="auto"/>
                                <w:right w:val="none" w:sz="0" w:space="0" w:color="auto"/>
                              </w:divBdr>
                              <w:divsChild>
                                <w:div w:id="51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447114">
          <w:marLeft w:val="0"/>
          <w:marRight w:val="0"/>
          <w:marTop w:val="0"/>
          <w:marBottom w:val="0"/>
          <w:divBdr>
            <w:top w:val="none" w:sz="0" w:space="0" w:color="auto"/>
            <w:left w:val="none" w:sz="0" w:space="0" w:color="auto"/>
            <w:bottom w:val="none" w:sz="0" w:space="0" w:color="auto"/>
            <w:right w:val="none" w:sz="0" w:space="0" w:color="auto"/>
          </w:divBdr>
          <w:divsChild>
            <w:div w:id="219442193">
              <w:marLeft w:val="0"/>
              <w:marRight w:val="0"/>
              <w:marTop w:val="0"/>
              <w:marBottom w:val="0"/>
              <w:divBdr>
                <w:top w:val="none" w:sz="0" w:space="0" w:color="auto"/>
                <w:left w:val="none" w:sz="0" w:space="0" w:color="auto"/>
                <w:bottom w:val="none" w:sz="0" w:space="0" w:color="auto"/>
                <w:right w:val="none" w:sz="0" w:space="0" w:color="auto"/>
              </w:divBdr>
              <w:divsChild>
                <w:div w:id="628440502">
                  <w:marLeft w:val="0"/>
                  <w:marRight w:val="0"/>
                  <w:marTop w:val="0"/>
                  <w:marBottom w:val="0"/>
                  <w:divBdr>
                    <w:top w:val="none" w:sz="0" w:space="0" w:color="auto"/>
                    <w:left w:val="none" w:sz="0" w:space="0" w:color="auto"/>
                    <w:bottom w:val="none" w:sz="0" w:space="0" w:color="auto"/>
                    <w:right w:val="none" w:sz="0" w:space="0" w:color="auto"/>
                  </w:divBdr>
                  <w:divsChild>
                    <w:div w:id="1648822283">
                      <w:marLeft w:val="0"/>
                      <w:marRight w:val="0"/>
                      <w:marTop w:val="0"/>
                      <w:marBottom w:val="0"/>
                      <w:divBdr>
                        <w:top w:val="none" w:sz="0" w:space="0" w:color="auto"/>
                        <w:left w:val="none" w:sz="0" w:space="0" w:color="auto"/>
                        <w:bottom w:val="none" w:sz="0" w:space="0" w:color="auto"/>
                        <w:right w:val="none" w:sz="0" w:space="0" w:color="auto"/>
                      </w:divBdr>
                      <w:divsChild>
                        <w:div w:id="14074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9033">
      <w:bodyDiv w:val="1"/>
      <w:marLeft w:val="0"/>
      <w:marRight w:val="0"/>
      <w:marTop w:val="0"/>
      <w:marBottom w:val="0"/>
      <w:divBdr>
        <w:top w:val="none" w:sz="0" w:space="0" w:color="auto"/>
        <w:left w:val="none" w:sz="0" w:space="0" w:color="auto"/>
        <w:bottom w:val="none" w:sz="0" w:space="0" w:color="auto"/>
        <w:right w:val="none" w:sz="0" w:space="0" w:color="auto"/>
      </w:divBdr>
      <w:divsChild>
        <w:div w:id="194781755">
          <w:marLeft w:val="0"/>
          <w:marRight w:val="360"/>
          <w:marTop w:val="202"/>
          <w:marBottom w:val="0"/>
          <w:divBdr>
            <w:top w:val="none" w:sz="0" w:space="0" w:color="auto"/>
            <w:left w:val="none" w:sz="0" w:space="0" w:color="auto"/>
            <w:bottom w:val="none" w:sz="0" w:space="0" w:color="auto"/>
            <w:right w:val="none" w:sz="0" w:space="0" w:color="auto"/>
          </w:divBdr>
        </w:div>
      </w:divsChild>
    </w:div>
    <w:div w:id="1095246251">
      <w:bodyDiv w:val="1"/>
      <w:marLeft w:val="0"/>
      <w:marRight w:val="0"/>
      <w:marTop w:val="0"/>
      <w:marBottom w:val="0"/>
      <w:divBdr>
        <w:top w:val="none" w:sz="0" w:space="0" w:color="auto"/>
        <w:left w:val="none" w:sz="0" w:space="0" w:color="auto"/>
        <w:bottom w:val="none" w:sz="0" w:space="0" w:color="auto"/>
        <w:right w:val="none" w:sz="0" w:space="0" w:color="auto"/>
      </w:divBdr>
    </w:div>
    <w:div w:id="1182742174">
      <w:bodyDiv w:val="1"/>
      <w:marLeft w:val="0"/>
      <w:marRight w:val="0"/>
      <w:marTop w:val="0"/>
      <w:marBottom w:val="0"/>
      <w:divBdr>
        <w:top w:val="none" w:sz="0" w:space="0" w:color="auto"/>
        <w:left w:val="none" w:sz="0" w:space="0" w:color="auto"/>
        <w:bottom w:val="none" w:sz="0" w:space="0" w:color="auto"/>
        <w:right w:val="none" w:sz="0" w:space="0" w:color="auto"/>
      </w:divBdr>
      <w:divsChild>
        <w:div w:id="1544559613">
          <w:marLeft w:val="0"/>
          <w:marRight w:val="0"/>
          <w:marTop w:val="0"/>
          <w:marBottom w:val="0"/>
          <w:divBdr>
            <w:top w:val="none" w:sz="0" w:space="0" w:color="auto"/>
            <w:left w:val="none" w:sz="0" w:space="0" w:color="auto"/>
            <w:bottom w:val="none" w:sz="0" w:space="0" w:color="auto"/>
            <w:right w:val="none" w:sz="0" w:space="0" w:color="auto"/>
          </w:divBdr>
          <w:divsChild>
            <w:div w:id="717703746">
              <w:marLeft w:val="0"/>
              <w:marRight w:val="0"/>
              <w:marTop w:val="0"/>
              <w:marBottom w:val="0"/>
              <w:divBdr>
                <w:top w:val="none" w:sz="0" w:space="0" w:color="auto"/>
                <w:left w:val="none" w:sz="0" w:space="0" w:color="auto"/>
                <w:bottom w:val="none" w:sz="0" w:space="0" w:color="auto"/>
                <w:right w:val="none" w:sz="0" w:space="0" w:color="auto"/>
              </w:divBdr>
              <w:divsChild>
                <w:div w:id="1178424887">
                  <w:marLeft w:val="0"/>
                  <w:marRight w:val="0"/>
                  <w:marTop w:val="0"/>
                  <w:marBottom w:val="0"/>
                  <w:divBdr>
                    <w:top w:val="none" w:sz="0" w:space="0" w:color="auto"/>
                    <w:left w:val="none" w:sz="0" w:space="0" w:color="auto"/>
                    <w:bottom w:val="none" w:sz="0" w:space="0" w:color="auto"/>
                    <w:right w:val="none" w:sz="0" w:space="0" w:color="auto"/>
                  </w:divBdr>
                  <w:divsChild>
                    <w:div w:id="1057051349">
                      <w:marLeft w:val="0"/>
                      <w:marRight w:val="0"/>
                      <w:marTop w:val="0"/>
                      <w:marBottom w:val="0"/>
                      <w:divBdr>
                        <w:top w:val="none" w:sz="0" w:space="0" w:color="auto"/>
                        <w:left w:val="none" w:sz="0" w:space="0" w:color="auto"/>
                        <w:bottom w:val="none" w:sz="0" w:space="0" w:color="auto"/>
                        <w:right w:val="none" w:sz="0" w:space="0" w:color="auto"/>
                      </w:divBdr>
                      <w:divsChild>
                        <w:div w:id="528224299">
                          <w:marLeft w:val="0"/>
                          <w:marRight w:val="0"/>
                          <w:marTop w:val="0"/>
                          <w:marBottom w:val="0"/>
                          <w:divBdr>
                            <w:top w:val="none" w:sz="0" w:space="0" w:color="auto"/>
                            <w:left w:val="none" w:sz="0" w:space="0" w:color="auto"/>
                            <w:bottom w:val="none" w:sz="0" w:space="0" w:color="auto"/>
                            <w:right w:val="none" w:sz="0" w:space="0" w:color="auto"/>
                          </w:divBdr>
                        </w:div>
                        <w:div w:id="1535344090">
                          <w:marLeft w:val="0"/>
                          <w:marRight w:val="0"/>
                          <w:marTop w:val="0"/>
                          <w:marBottom w:val="0"/>
                          <w:divBdr>
                            <w:top w:val="none" w:sz="0" w:space="0" w:color="auto"/>
                            <w:left w:val="none" w:sz="0" w:space="0" w:color="auto"/>
                            <w:bottom w:val="none" w:sz="0" w:space="0" w:color="auto"/>
                            <w:right w:val="none" w:sz="0" w:space="0" w:color="auto"/>
                          </w:divBdr>
                          <w:divsChild>
                            <w:div w:id="997268137">
                              <w:marLeft w:val="0"/>
                              <w:marRight w:val="300"/>
                              <w:marTop w:val="180"/>
                              <w:marBottom w:val="0"/>
                              <w:divBdr>
                                <w:top w:val="none" w:sz="0" w:space="0" w:color="auto"/>
                                <w:left w:val="none" w:sz="0" w:space="0" w:color="auto"/>
                                <w:bottom w:val="none" w:sz="0" w:space="0" w:color="auto"/>
                                <w:right w:val="none" w:sz="0" w:space="0" w:color="auto"/>
                              </w:divBdr>
                              <w:divsChild>
                                <w:div w:id="12982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897659">
          <w:marLeft w:val="0"/>
          <w:marRight w:val="0"/>
          <w:marTop w:val="0"/>
          <w:marBottom w:val="0"/>
          <w:divBdr>
            <w:top w:val="none" w:sz="0" w:space="0" w:color="auto"/>
            <w:left w:val="none" w:sz="0" w:space="0" w:color="auto"/>
            <w:bottom w:val="none" w:sz="0" w:space="0" w:color="auto"/>
            <w:right w:val="none" w:sz="0" w:space="0" w:color="auto"/>
          </w:divBdr>
          <w:divsChild>
            <w:div w:id="257375442">
              <w:marLeft w:val="0"/>
              <w:marRight w:val="0"/>
              <w:marTop w:val="0"/>
              <w:marBottom w:val="0"/>
              <w:divBdr>
                <w:top w:val="none" w:sz="0" w:space="0" w:color="auto"/>
                <w:left w:val="none" w:sz="0" w:space="0" w:color="auto"/>
                <w:bottom w:val="none" w:sz="0" w:space="0" w:color="auto"/>
                <w:right w:val="none" w:sz="0" w:space="0" w:color="auto"/>
              </w:divBdr>
              <w:divsChild>
                <w:div w:id="1132556026">
                  <w:marLeft w:val="0"/>
                  <w:marRight w:val="0"/>
                  <w:marTop w:val="0"/>
                  <w:marBottom w:val="0"/>
                  <w:divBdr>
                    <w:top w:val="none" w:sz="0" w:space="0" w:color="auto"/>
                    <w:left w:val="none" w:sz="0" w:space="0" w:color="auto"/>
                    <w:bottom w:val="none" w:sz="0" w:space="0" w:color="auto"/>
                    <w:right w:val="none" w:sz="0" w:space="0" w:color="auto"/>
                  </w:divBdr>
                  <w:divsChild>
                    <w:div w:id="1630042089">
                      <w:marLeft w:val="0"/>
                      <w:marRight w:val="0"/>
                      <w:marTop w:val="0"/>
                      <w:marBottom w:val="0"/>
                      <w:divBdr>
                        <w:top w:val="none" w:sz="0" w:space="0" w:color="auto"/>
                        <w:left w:val="none" w:sz="0" w:space="0" w:color="auto"/>
                        <w:bottom w:val="none" w:sz="0" w:space="0" w:color="auto"/>
                        <w:right w:val="none" w:sz="0" w:space="0" w:color="auto"/>
                      </w:divBdr>
                      <w:divsChild>
                        <w:div w:id="9952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15159">
      <w:bodyDiv w:val="1"/>
      <w:marLeft w:val="0"/>
      <w:marRight w:val="0"/>
      <w:marTop w:val="0"/>
      <w:marBottom w:val="0"/>
      <w:divBdr>
        <w:top w:val="none" w:sz="0" w:space="0" w:color="auto"/>
        <w:left w:val="none" w:sz="0" w:space="0" w:color="auto"/>
        <w:bottom w:val="none" w:sz="0" w:space="0" w:color="auto"/>
        <w:right w:val="none" w:sz="0" w:space="0" w:color="auto"/>
      </w:divBdr>
      <w:divsChild>
        <w:div w:id="477066587">
          <w:marLeft w:val="0"/>
          <w:marRight w:val="1080"/>
          <w:marTop w:val="0"/>
          <w:marBottom w:val="0"/>
          <w:divBdr>
            <w:top w:val="none" w:sz="0" w:space="0" w:color="auto"/>
            <w:left w:val="none" w:sz="0" w:space="0" w:color="auto"/>
            <w:bottom w:val="none" w:sz="0" w:space="0" w:color="auto"/>
            <w:right w:val="none" w:sz="0" w:space="0" w:color="auto"/>
          </w:divBdr>
        </w:div>
        <w:div w:id="1709841942">
          <w:marLeft w:val="0"/>
          <w:marRight w:val="1080"/>
          <w:marTop w:val="0"/>
          <w:marBottom w:val="0"/>
          <w:divBdr>
            <w:top w:val="none" w:sz="0" w:space="0" w:color="auto"/>
            <w:left w:val="none" w:sz="0" w:space="0" w:color="auto"/>
            <w:bottom w:val="none" w:sz="0" w:space="0" w:color="auto"/>
            <w:right w:val="none" w:sz="0" w:space="0" w:color="auto"/>
          </w:divBdr>
        </w:div>
        <w:div w:id="483855425">
          <w:marLeft w:val="0"/>
          <w:marRight w:val="1080"/>
          <w:marTop w:val="0"/>
          <w:marBottom w:val="0"/>
          <w:divBdr>
            <w:top w:val="none" w:sz="0" w:space="0" w:color="auto"/>
            <w:left w:val="none" w:sz="0" w:space="0" w:color="auto"/>
            <w:bottom w:val="none" w:sz="0" w:space="0" w:color="auto"/>
            <w:right w:val="none" w:sz="0" w:space="0" w:color="auto"/>
          </w:divBdr>
        </w:div>
        <w:div w:id="776827967">
          <w:marLeft w:val="0"/>
          <w:marRight w:val="1080"/>
          <w:marTop w:val="0"/>
          <w:marBottom w:val="0"/>
          <w:divBdr>
            <w:top w:val="none" w:sz="0" w:space="0" w:color="auto"/>
            <w:left w:val="none" w:sz="0" w:space="0" w:color="auto"/>
            <w:bottom w:val="none" w:sz="0" w:space="0" w:color="auto"/>
            <w:right w:val="none" w:sz="0" w:space="0" w:color="auto"/>
          </w:divBdr>
        </w:div>
      </w:divsChild>
    </w:div>
    <w:div w:id="1202783222">
      <w:bodyDiv w:val="1"/>
      <w:marLeft w:val="0"/>
      <w:marRight w:val="0"/>
      <w:marTop w:val="0"/>
      <w:marBottom w:val="0"/>
      <w:divBdr>
        <w:top w:val="none" w:sz="0" w:space="0" w:color="auto"/>
        <w:left w:val="none" w:sz="0" w:space="0" w:color="auto"/>
        <w:bottom w:val="none" w:sz="0" w:space="0" w:color="auto"/>
        <w:right w:val="none" w:sz="0" w:space="0" w:color="auto"/>
      </w:divBdr>
    </w:div>
    <w:div w:id="1452550911">
      <w:bodyDiv w:val="1"/>
      <w:marLeft w:val="0"/>
      <w:marRight w:val="0"/>
      <w:marTop w:val="0"/>
      <w:marBottom w:val="0"/>
      <w:divBdr>
        <w:top w:val="none" w:sz="0" w:space="0" w:color="auto"/>
        <w:left w:val="none" w:sz="0" w:space="0" w:color="auto"/>
        <w:bottom w:val="none" w:sz="0" w:space="0" w:color="auto"/>
        <w:right w:val="none" w:sz="0" w:space="0" w:color="auto"/>
      </w:divBdr>
      <w:divsChild>
        <w:div w:id="1119226629">
          <w:marLeft w:val="0"/>
          <w:marRight w:val="360"/>
          <w:marTop w:val="202"/>
          <w:marBottom w:val="0"/>
          <w:divBdr>
            <w:top w:val="none" w:sz="0" w:space="0" w:color="auto"/>
            <w:left w:val="none" w:sz="0" w:space="0" w:color="auto"/>
            <w:bottom w:val="none" w:sz="0" w:space="0" w:color="auto"/>
            <w:right w:val="none" w:sz="0" w:space="0" w:color="auto"/>
          </w:divBdr>
        </w:div>
      </w:divsChild>
    </w:div>
    <w:div w:id="1457987257">
      <w:bodyDiv w:val="1"/>
      <w:marLeft w:val="0"/>
      <w:marRight w:val="0"/>
      <w:marTop w:val="0"/>
      <w:marBottom w:val="0"/>
      <w:divBdr>
        <w:top w:val="none" w:sz="0" w:space="0" w:color="auto"/>
        <w:left w:val="none" w:sz="0" w:space="0" w:color="auto"/>
        <w:bottom w:val="none" w:sz="0" w:space="0" w:color="auto"/>
        <w:right w:val="none" w:sz="0" w:space="0" w:color="auto"/>
      </w:divBdr>
    </w:div>
    <w:div w:id="1561936625">
      <w:bodyDiv w:val="1"/>
      <w:marLeft w:val="0"/>
      <w:marRight w:val="0"/>
      <w:marTop w:val="0"/>
      <w:marBottom w:val="0"/>
      <w:divBdr>
        <w:top w:val="none" w:sz="0" w:space="0" w:color="auto"/>
        <w:left w:val="none" w:sz="0" w:space="0" w:color="auto"/>
        <w:bottom w:val="none" w:sz="0" w:space="0" w:color="auto"/>
        <w:right w:val="none" w:sz="0" w:space="0" w:color="auto"/>
      </w:divBdr>
      <w:divsChild>
        <w:div w:id="755444028">
          <w:marLeft w:val="0"/>
          <w:marRight w:val="0"/>
          <w:marTop w:val="0"/>
          <w:marBottom w:val="0"/>
          <w:divBdr>
            <w:top w:val="none" w:sz="0" w:space="0" w:color="auto"/>
            <w:left w:val="none" w:sz="0" w:space="0" w:color="auto"/>
            <w:bottom w:val="none" w:sz="0" w:space="0" w:color="auto"/>
            <w:right w:val="none" w:sz="0" w:space="0" w:color="auto"/>
          </w:divBdr>
          <w:divsChild>
            <w:div w:id="1678388221">
              <w:marLeft w:val="0"/>
              <w:marRight w:val="0"/>
              <w:marTop w:val="0"/>
              <w:marBottom w:val="0"/>
              <w:divBdr>
                <w:top w:val="none" w:sz="0" w:space="0" w:color="auto"/>
                <w:left w:val="none" w:sz="0" w:space="0" w:color="auto"/>
                <w:bottom w:val="none" w:sz="0" w:space="0" w:color="auto"/>
                <w:right w:val="none" w:sz="0" w:space="0" w:color="auto"/>
              </w:divBdr>
              <w:divsChild>
                <w:div w:id="1546520506">
                  <w:marLeft w:val="0"/>
                  <w:marRight w:val="0"/>
                  <w:marTop w:val="0"/>
                  <w:marBottom w:val="0"/>
                  <w:divBdr>
                    <w:top w:val="none" w:sz="0" w:space="0" w:color="auto"/>
                    <w:left w:val="none" w:sz="0" w:space="0" w:color="auto"/>
                    <w:bottom w:val="none" w:sz="0" w:space="0" w:color="auto"/>
                    <w:right w:val="none" w:sz="0" w:space="0" w:color="auto"/>
                  </w:divBdr>
                  <w:divsChild>
                    <w:div w:id="1217471273">
                      <w:marLeft w:val="0"/>
                      <w:marRight w:val="0"/>
                      <w:marTop w:val="0"/>
                      <w:marBottom w:val="0"/>
                      <w:divBdr>
                        <w:top w:val="none" w:sz="0" w:space="0" w:color="auto"/>
                        <w:left w:val="none" w:sz="0" w:space="0" w:color="auto"/>
                        <w:bottom w:val="none" w:sz="0" w:space="0" w:color="auto"/>
                        <w:right w:val="none" w:sz="0" w:space="0" w:color="auto"/>
                      </w:divBdr>
                      <w:divsChild>
                        <w:div w:id="243074457">
                          <w:marLeft w:val="0"/>
                          <w:marRight w:val="0"/>
                          <w:marTop w:val="0"/>
                          <w:marBottom w:val="0"/>
                          <w:divBdr>
                            <w:top w:val="none" w:sz="0" w:space="0" w:color="auto"/>
                            <w:left w:val="none" w:sz="0" w:space="0" w:color="auto"/>
                            <w:bottom w:val="none" w:sz="0" w:space="0" w:color="auto"/>
                            <w:right w:val="none" w:sz="0" w:space="0" w:color="auto"/>
                          </w:divBdr>
                          <w:divsChild>
                            <w:div w:id="833840466">
                              <w:marLeft w:val="0"/>
                              <w:marRight w:val="300"/>
                              <w:marTop w:val="180"/>
                              <w:marBottom w:val="0"/>
                              <w:divBdr>
                                <w:top w:val="none" w:sz="0" w:space="0" w:color="auto"/>
                                <w:left w:val="none" w:sz="0" w:space="0" w:color="auto"/>
                                <w:bottom w:val="none" w:sz="0" w:space="0" w:color="auto"/>
                                <w:right w:val="none" w:sz="0" w:space="0" w:color="auto"/>
                              </w:divBdr>
                              <w:divsChild>
                                <w:div w:id="9668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28550">
          <w:marLeft w:val="0"/>
          <w:marRight w:val="0"/>
          <w:marTop w:val="0"/>
          <w:marBottom w:val="0"/>
          <w:divBdr>
            <w:top w:val="none" w:sz="0" w:space="0" w:color="auto"/>
            <w:left w:val="none" w:sz="0" w:space="0" w:color="auto"/>
            <w:bottom w:val="none" w:sz="0" w:space="0" w:color="auto"/>
            <w:right w:val="none" w:sz="0" w:space="0" w:color="auto"/>
          </w:divBdr>
          <w:divsChild>
            <w:div w:id="1116868175">
              <w:marLeft w:val="0"/>
              <w:marRight w:val="0"/>
              <w:marTop w:val="0"/>
              <w:marBottom w:val="0"/>
              <w:divBdr>
                <w:top w:val="none" w:sz="0" w:space="0" w:color="auto"/>
                <w:left w:val="none" w:sz="0" w:space="0" w:color="auto"/>
                <w:bottom w:val="none" w:sz="0" w:space="0" w:color="auto"/>
                <w:right w:val="none" w:sz="0" w:space="0" w:color="auto"/>
              </w:divBdr>
              <w:divsChild>
                <w:div w:id="97603795">
                  <w:marLeft w:val="0"/>
                  <w:marRight w:val="0"/>
                  <w:marTop w:val="0"/>
                  <w:marBottom w:val="0"/>
                  <w:divBdr>
                    <w:top w:val="none" w:sz="0" w:space="0" w:color="auto"/>
                    <w:left w:val="none" w:sz="0" w:space="0" w:color="auto"/>
                    <w:bottom w:val="none" w:sz="0" w:space="0" w:color="auto"/>
                    <w:right w:val="none" w:sz="0" w:space="0" w:color="auto"/>
                  </w:divBdr>
                  <w:divsChild>
                    <w:div w:id="1288001862">
                      <w:marLeft w:val="0"/>
                      <w:marRight w:val="0"/>
                      <w:marTop w:val="0"/>
                      <w:marBottom w:val="0"/>
                      <w:divBdr>
                        <w:top w:val="none" w:sz="0" w:space="0" w:color="auto"/>
                        <w:left w:val="none" w:sz="0" w:space="0" w:color="auto"/>
                        <w:bottom w:val="none" w:sz="0" w:space="0" w:color="auto"/>
                        <w:right w:val="none" w:sz="0" w:space="0" w:color="auto"/>
                      </w:divBdr>
                      <w:divsChild>
                        <w:div w:id="17890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77705">
      <w:bodyDiv w:val="1"/>
      <w:marLeft w:val="0"/>
      <w:marRight w:val="0"/>
      <w:marTop w:val="0"/>
      <w:marBottom w:val="0"/>
      <w:divBdr>
        <w:top w:val="none" w:sz="0" w:space="0" w:color="auto"/>
        <w:left w:val="none" w:sz="0" w:space="0" w:color="auto"/>
        <w:bottom w:val="none" w:sz="0" w:space="0" w:color="auto"/>
        <w:right w:val="none" w:sz="0" w:space="0" w:color="auto"/>
      </w:divBdr>
    </w:div>
    <w:div w:id="1727799686">
      <w:bodyDiv w:val="1"/>
      <w:marLeft w:val="0"/>
      <w:marRight w:val="0"/>
      <w:marTop w:val="0"/>
      <w:marBottom w:val="0"/>
      <w:divBdr>
        <w:top w:val="none" w:sz="0" w:space="0" w:color="auto"/>
        <w:left w:val="none" w:sz="0" w:space="0" w:color="auto"/>
        <w:bottom w:val="none" w:sz="0" w:space="0" w:color="auto"/>
        <w:right w:val="none" w:sz="0" w:space="0" w:color="auto"/>
      </w:divBdr>
    </w:div>
    <w:div w:id="1784953688">
      <w:bodyDiv w:val="1"/>
      <w:marLeft w:val="0"/>
      <w:marRight w:val="0"/>
      <w:marTop w:val="0"/>
      <w:marBottom w:val="0"/>
      <w:divBdr>
        <w:top w:val="none" w:sz="0" w:space="0" w:color="auto"/>
        <w:left w:val="none" w:sz="0" w:space="0" w:color="auto"/>
        <w:bottom w:val="none" w:sz="0" w:space="0" w:color="auto"/>
        <w:right w:val="none" w:sz="0" w:space="0" w:color="auto"/>
      </w:divBdr>
    </w:div>
    <w:div w:id="1790004057">
      <w:bodyDiv w:val="1"/>
      <w:marLeft w:val="0"/>
      <w:marRight w:val="0"/>
      <w:marTop w:val="0"/>
      <w:marBottom w:val="0"/>
      <w:divBdr>
        <w:top w:val="none" w:sz="0" w:space="0" w:color="auto"/>
        <w:left w:val="none" w:sz="0" w:space="0" w:color="auto"/>
        <w:bottom w:val="none" w:sz="0" w:space="0" w:color="auto"/>
        <w:right w:val="none" w:sz="0" w:space="0" w:color="auto"/>
      </w:divBdr>
    </w:div>
    <w:div w:id="1978677277">
      <w:bodyDiv w:val="1"/>
      <w:marLeft w:val="0"/>
      <w:marRight w:val="0"/>
      <w:marTop w:val="0"/>
      <w:marBottom w:val="0"/>
      <w:divBdr>
        <w:top w:val="none" w:sz="0" w:space="0" w:color="auto"/>
        <w:left w:val="none" w:sz="0" w:space="0" w:color="auto"/>
        <w:bottom w:val="none" w:sz="0" w:space="0" w:color="auto"/>
        <w:right w:val="none" w:sz="0" w:space="0" w:color="auto"/>
      </w:divBdr>
      <w:divsChild>
        <w:div w:id="823010051">
          <w:marLeft w:val="0"/>
          <w:marRight w:val="360"/>
          <w:marTop w:val="202"/>
          <w:marBottom w:val="0"/>
          <w:divBdr>
            <w:top w:val="none" w:sz="0" w:space="0" w:color="auto"/>
            <w:left w:val="none" w:sz="0" w:space="0" w:color="auto"/>
            <w:bottom w:val="none" w:sz="0" w:space="0" w:color="auto"/>
            <w:right w:val="none" w:sz="0" w:space="0" w:color="auto"/>
          </w:divBdr>
        </w:div>
        <w:div w:id="1350988221">
          <w:marLeft w:val="0"/>
          <w:marRight w:val="360"/>
          <w:marTop w:val="202"/>
          <w:marBottom w:val="0"/>
          <w:divBdr>
            <w:top w:val="none" w:sz="0" w:space="0" w:color="auto"/>
            <w:left w:val="none" w:sz="0" w:space="0" w:color="auto"/>
            <w:bottom w:val="none" w:sz="0" w:space="0" w:color="auto"/>
            <w:right w:val="none" w:sz="0" w:space="0" w:color="auto"/>
          </w:divBdr>
        </w:div>
        <w:div w:id="1770347649">
          <w:marLeft w:val="0"/>
          <w:marRight w:val="360"/>
          <w:marTop w:val="202"/>
          <w:marBottom w:val="0"/>
          <w:divBdr>
            <w:top w:val="none" w:sz="0" w:space="0" w:color="auto"/>
            <w:left w:val="none" w:sz="0" w:space="0" w:color="auto"/>
            <w:bottom w:val="none" w:sz="0" w:space="0" w:color="auto"/>
            <w:right w:val="none" w:sz="0" w:space="0" w:color="auto"/>
          </w:divBdr>
        </w:div>
      </w:divsChild>
    </w:div>
    <w:div w:id="205920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vi.turner111@gmail.com"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s://avisingh599.github.io/deeplearning/visual-q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s://towardsdatascience.com/deep-learning-and-visual-question-answering-c8c8093941b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jpe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30.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F81EA-33CA-4D0C-9DDA-ADE77A1A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11</Pages>
  <Words>5003</Words>
  <Characters>25020</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Turner</dc:creator>
  <cp:keywords/>
  <dc:description/>
  <cp:lastModifiedBy>Avi Turner</cp:lastModifiedBy>
  <cp:revision>12</cp:revision>
  <dcterms:created xsi:type="dcterms:W3CDTF">2018-12-14T06:11:00Z</dcterms:created>
  <dcterms:modified xsi:type="dcterms:W3CDTF">2018-12-14T10:48:00Z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1953c3f8-06c7-3021-98fe-2042965f4081</vt:lpwstr>
  </property>
  <property fmtid="{D5CDD505-2E9C-101B-9397-08002B2CF9AE}" pid="24" name="Mendeley Citation Style_1">
    <vt:lpwstr>http://www.zotero.org/styles/apa</vt:lpwstr>
  </property>
</Properties>
</file>