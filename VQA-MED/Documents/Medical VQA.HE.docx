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5BC56C" w14:textId="71BF7DD8" w:rsidR="00EE1E19" w:rsidRPr="0097573D" w:rsidRDefault="002D7E28" w:rsidP="001B7333">
      <w:pPr>
        <w:pStyle w:val="Title"/>
        <w:bidi w:val="0"/>
        <w:ind w:right="206"/>
        <w:jc w:val="center"/>
        <w:rPr>
          <w:rFonts w:ascii="David" w:hAnsi="David" w:cs="David"/>
          <w:sz w:val="98"/>
          <w:szCs w:val="98"/>
        </w:rPr>
      </w:pPr>
      <w:bookmarkStart w:id="0" w:name="_GoBack"/>
      <w:bookmarkEnd w:id="0"/>
      <w:r w:rsidRPr="0097573D">
        <w:rPr>
          <w:rFonts w:ascii="David" w:hAnsi="David" w:cs="David"/>
          <w:sz w:val="98"/>
          <w:szCs w:val="98"/>
        </w:rPr>
        <w:t xml:space="preserve">Medical </w:t>
      </w:r>
      <w:r w:rsidR="006C765A" w:rsidRPr="0097573D">
        <w:rPr>
          <w:rFonts w:ascii="David" w:hAnsi="David" w:cs="David"/>
          <w:sz w:val="98"/>
          <w:szCs w:val="98"/>
        </w:rPr>
        <w:t>Visual Question Answering</w:t>
      </w:r>
    </w:p>
    <w:p w14:paraId="6D9B4C9B" w14:textId="79D6BDC8" w:rsidR="002D7E28" w:rsidRPr="0097573D" w:rsidRDefault="002D7E28" w:rsidP="001B7333">
      <w:pPr>
        <w:bidi w:val="0"/>
        <w:ind w:right="206"/>
        <w:rPr>
          <w:rFonts w:ascii="David" w:hAnsi="David" w:cs="David"/>
        </w:rPr>
      </w:pPr>
    </w:p>
    <w:p w14:paraId="260C1AA4" w14:textId="77777777" w:rsidR="002D7E28" w:rsidRPr="0097573D" w:rsidRDefault="002D7E28" w:rsidP="001B7333">
      <w:pPr>
        <w:bidi w:val="0"/>
        <w:ind w:right="206"/>
        <w:jc w:val="center"/>
        <w:rPr>
          <w:rFonts w:ascii="David" w:hAnsi="David" w:cs="David"/>
        </w:rPr>
      </w:pPr>
    </w:p>
    <w:p w14:paraId="3A56A064" w14:textId="77777777" w:rsidR="002D7E28" w:rsidRPr="0097573D" w:rsidRDefault="002D7E28" w:rsidP="001B7333">
      <w:pPr>
        <w:bidi w:val="0"/>
        <w:ind w:right="206"/>
        <w:jc w:val="center"/>
        <w:rPr>
          <w:rFonts w:ascii="David" w:hAnsi="David" w:cs="David"/>
        </w:rPr>
      </w:pPr>
    </w:p>
    <w:p w14:paraId="0FDD10C2" w14:textId="5A4BAD10" w:rsidR="002D7E28" w:rsidRPr="0097573D" w:rsidRDefault="00DD7AB8" w:rsidP="001B7333">
      <w:pPr>
        <w:bidi w:val="0"/>
        <w:ind w:right="206"/>
        <w:jc w:val="center"/>
        <w:rPr>
          <w:rFonts w:ascii="David" w:hAnsi="David" w:cs="David"/>
          <w:sz w:val="38"/>
          <w:szCs w:val="38"/>
        </w:rPr>
      </w:pPr>
      <w:r w:rsidRPr="0097573D">
        <w:rPr>
          <w:rFonts w:ascii="David" w:hAnsi="David" w:cs="David"/>
          <w:sz w:val="36"/>
          <w:szCs w:val="36"/>
          <w:rtl/>
        </w:rPr>
        <w:t>09</w:t>
      </w:r>
      <w:r w:rsidR="00153D42" w:rsidRPr="0097573D">
        <w:rPr>
          <w:rFonts w:ascii="David" w:hAnsi="David" w:cs="David"/>
          <w:sz w:val="36"/>
          <w:szCs w:val="36"/>
        </w:rPr>
        <w:t>/12/2018</w:t>
      </w:r>
    </w:p>
    <w:p w14:paraId="2ED8AB02" w14:textId="1B0D6B54" w:rsidR="002D7E28" w:rsidRPr="0097573D" w:rsidRDefault="002D7E28" w:rsidP="001B7333">
      <w:pPr>
        <w:bidi w:val="0"/>
        <w:ind w:right="206"/>
        <w:jc w:val="center"/>
        <w:rPr>
          <w:rFonts w:ascii="David" w:hAnsi="David" w:cs="David"/>
          <w:sz w:val="36"/>
          <w:szCs w:val="36"/>
          <w:rtl/>
        </w:rPr>
      </w:pPr>
      <w:r w:rsidRPr="0097573D">
        <w:rPr>
          <w:rFonts w:ascii="David" w:hAnsi="David" w:cs="David"/>
          <w:sz w:val="36"/>
          <w:szCs w:val="36"/>
        </w:rPr>
        <w:t>Avi Turner - 039991708</w:t>
      </w:r>
    </w:p>
    <w:p w14:paraId="49253EF9" w14:textId="77777777" w:rsidR="002D7E28" w:rsidRPr="0097573D" w:rsidRDefault="00D1762C" w:rsidP="001B7333">
      <w:pPr>
        <w:bidi w:val="0"/>
        <w:ind w:right="206"/>
        <w:jc w:val="center"/>
        <w:rPr>
          <w:rFonts w:ascii="David" w:hAnsi="David" w:cs="David"/>
          <w:sz w:val="36"/>
          <w:szCs w:val="36"/>
          <w:rtl/>
        </w:rPr>
      </w:pPr>
      <w:hyperlink r:id="rId8" w:history="1">
        <w:r w:rsidR="002D7E28" w:rsidRPr="0097573D">
          <w:rPr>
            <w:rStyle w:val="Hyperlink"/>
            <w:rFonts w:ascii="David" w:hAnsi="David" w:cs="David"/>
            <w:color w:val="auto"/>
            <w:kern w:val="24"/>
            <w:sz w:val="36"/>
            <w:szCs w:val="36"/>
            <w:u w:val="none"/>
          </w:rPr>
          <w:t>avi.turner111@gmail.com</w:t>
        </w:r>
      </w:hyperlink>
    </w:p>
    <w:p w14:paraId="34EDA8BB" w14:textId="4D22F8C5" w:rsidR="00DD7B21" w:rsidRPr="0097573D" w:rsidRDefault="002D7E28" w:rsidP="001B7333">
      <w:pPr>
        <w:bidi w:val="0"/>
        <w:ind w:right="206"/>
        <w:jc w:val="center"/>
        <w:rPr>
          <w:rFonts w:ascii="David" w:hAnsi="David" w:cs="David"/>
          <w:sz w:val="36"/>
          <w:szCs w:val="36"/>
        </w:rPr>
      </w:pPr>
      <w:r w:rsidRPr="0097573D">
        <w:rPr>
          <w:rFonts w:ascii="David" w:hAnsi="David" w:cs="David"/>
          <w:sz w:val="36"/>
          <w:szCs w:val="36"/>
        </w:rPr>
        <w:t>055-6699069</w:t>
      </w:r>
    </w:p>
    <w:p w14:paraId="51AE86EA" w14:textId="77777777" w:rsidR="00DD7B21" w:rsidRPr="0097573D" w:rsidRDefault="00DD7B21" w:rsidP="001B7333">
      <w:pPr>
        <w:ind w:right="206"/>
        <w:rPr>
          <w:rFonts w:ascii="David" w:hAnsi="David" w:cs="David"/>
          <w:sz w:val="36"/>
          <w:szCs w:val="36"/>
        </w:rPr>
      </w:pPr>
      <w:r w:rsidRPr="0097573D">
        <w:rPr>
          <w:rFonts w:ascii="David" w:hAnsi="David" w:cs="David"/>
          <w:sz w:val="36"/>
          <w:szCs w:val="36"/>
        </w:rPr>
        <w:br w:type="page"/>
      </w:r>
    </w:p>
    <w:p w14:paraId="48D276C3" w14:textId="77777777" w:rsidR="002D7E28" w:rsidRPr="0097573D" w:rsidRDefault="002D7E28" w:rsidP="001B7333">
      <w:pPr>
        <w:bidi w:val="0"/>
        <w:ind w:right="206"/>
        <w:jc w:val="center"/>
        <w:rPr>
          <w:rFonts w:ascii="David" w:hAnsi="David" w:cs="David"/>
          <w:sz w:val="36"/>
          <w:szCs w:val="36"/>
        </w:rPr>
      </w:pPr>
    </w:p>
    <w:p w14:paraId="23569CED" w14:textId="77777777" w:rsidR="001B7333" w:rsidRPr="00C60D93" w:rsidRDefault="001B7333" w:rsidP="001B7333">
      <w:pPr>
        <w:pStyle w:val="TOCHeading"/>
        <w:spacing w:before="0"/>
        <w:ind w:right="206"/>
        <w:rPr>
          <w:rFonts w:ascii="David" w:hAnsi="David" w:cs="David"/>
          <w:cs w:val="0"/>
        </w:rPr>
      </w:pPr>
      <w:r w:rsidRPr="00C60D93">
        <w:rPr>
          <w:rFonts w:ascii="David" w:hAnsi="David" w:cs="David"/>
          <w:cs w:val="0"/>
          <w:lang w:val="he-IL"/>
        </w:rPr>
        <w:t>תוכן</w:t>
      </w:r>
    </w:p>
    <w:p w14:paraId="076AB2B6" w14:textId="77777777" w:rsidR="001B7333" w:rsidRPr="00C60D93" w:rsidRDefault="001B7333">
      <w:pPr>
        <w:pStyle w:val="TOC1"/>
        <w:tabs>
          <w:tab w:val="right" w:leader="dot" w:pos="8296"/>
        </w:tabs>
        <w:rPr>
          <w:rFonts w:ascii="David" w:hAnsi="David" w:cs="David"/>
          <w:rtl/>
          <w:lang w:val="he-IL"/>
        </w:rPr>
      </w:pPr>
    </w:p>
    <w:sdt>
      <w:sdtPr>
        <w:rPr>
          <w:rFonts w:ascii="David" w:hAnsi="David" w:cs="David"/>
          <w:rtl/>
          <w:lang w:val="he-IL"/>
        </w:rPr>
        <w:id w:val="-987401310"/>
        <w:docPartObj>
          <w:docPartGallery w:val="Table of Contents"/>
          <w:docPartUnique/>
        </w:docPartObj>
      </w:sdtPr>
      <w:sdtEndPr>
        <w:rPr>
          <w:lang w:val="en-US"/>
        </w:rPr>
      </w:sdtEndPr>
      <w:sdtContent>
        <w:p w14:paraId="2F87E7B8" w14:textId="0A9A5720" w:rsidR="008279B9" w:rsidRDefault="008612D1">
          <w:pPr>
            <w:pStyle w:val="TOC1"/>
            <w:tabs>
              <w:tab w:val="right" w:leader="dot" w:pos="8296"/>
            </w:tabs>
            <w:rPr>
              <w:ins w:id="1" w:author="Avi Turner" w:date="2018-12-10T19:56:00Z"/>
              <w:rFonts w:eastAsiaTheme="minorEastAsia" w:hAnsiTheme="minorHAnsi" w:cstheme="minorBidi"/>
              <w:noProof/>
              <w:rtl/>
            </w:rPr>
          </w:pPr>
          <w:r w:rsidRPr="00C60D93">
            <w:rPr>
              <w:rFonts w:ascii="David" w:hAnsi="David" w:cs="David"/>
              <w:b/>
              <w:bCs/>
              <w:lang w:val="he-IL"/>
            </w:rPr>
            <w:fldChar w:fldCharType="begin"/>
          </w:r>
          <w:r w:rsidRPr="00C60D93">
            <w:rPr>
              <w:rFonts w:ascii="David" w:hAnsi="David" w:cs="David"/>
              <w:b/>
              <w:bCs/>
              <w:rtl/>
              <w:lang w:val="he-IL"/>
            </w:rPr>
            <w:instrText xml:space="preserve"> TOC \o "1-3" \h \z \u </w:instrText>
          </w:r>
          <w:r w:rsidRPr="00C60D93">
            <w:rPr>
              <w:rFonts w:ascii="David" w:hAnsi="David" w:cs="David"/>
              <w:b/>
              <w:bCs/>
              <w:lang w:val="he-IL"/>
            </w:rPr>
            <w:fldChar w:fldCharType="separate"/>
          </w:r>
          <w:ins w:id="2" w:author="Avi Turner" w:date="2018-12-10T19:56:00Z">
            <w:r w:rsidR="008279B9" w:rsidRPr="00F8477B">
              <w:rPr>
                <w:rStyle w:val="Hyperlink"/>
                <w:noProof/>
                <w:rtl/>
              </w:rPr>
              <w:fldChar w:fldCharType="begin"/>
            </w:r>
            <w:r w:rsidR="008279B9" w:rsidRPr="00F8477B">
              <w:rPr>
                <w:rStyle w:val="Hyperlink"/>
                <w:noProof/>
                <w:rtl/>
              </w:rPr>
              <w:instrText xml:space="preserve"> </w:instrText>
            </w:r>
            <w:r w:rsidR="008279B9">
              <w:rPr>
                <w:noProof/>
              </w:rPr>
              <w:instrText>HYPERLINK \l "_Toc532235140</w:instrText>
            </w:r>
            <w:r w:rsidR="008279B9">
              <w:rPr>
                <w:noProof/>
                <w:rtl/>
              </w:rPr>
              <w:instrText>"</w:instrText>
            </w:r>
            <w:r w:rsidR="008279B9" w:rsidRPr="00F8477B">
              <w:rPr>
                <w:rStyle w:val="Hyperlink"/>
                <w:noProof/>
                <w:rtl/>
              </w:rPr>
              <w:instrText xml:space="preserve"> </w:instrText>
            </w:r>
            <w:r w:rsidR="008279B9" w:rsidRPr="00F8477B">
              <w:rPr>
                <w:rStyle w:val="Hyperlink"/>
                <w:noProof/>
                <w:rtl/>
              </w:rPr>
              <w:fldChar w:fldCharType="separate"/>
            </w:r>
            <w:r w:rsidR="008279B9" w:rsidRPr="00F8477B">
              <w:rPr>
                <w:rStyle w:val="Hyperlink"/>
                <w:rFonts w:ascii="David" w:hAnsi="David" w:cs="David"/>
                <w:noProof/>
                <w:rtl/>
              </w:rPr>
              <w:t>תקציר</w:t>
            </w:r>
            <w:r w:rsidR="008279B9">
              <w:rPr>
                <w:noProof/>
                <w:webHidden/>
                <w:rtl/>
              </w:rPr>
              <w:tab/>
            </w:r>
            <w:r w:rsidR="008279B9">
              <w:rPr>
                <w:noProof/>
                <w:webHidden/>
                <w:rtl/>
              </w:rPr>
              <w:fldChar w:fldCharType="begin"/>
            </w:r>
            <w:r w:rsidR="008279B9">
              <w:rPr>
                <w:noProof/>
                <w:webHidden/>
                <w:rtl/>
              </w:rPr>
              <w:instrText xml:space="preserve"> </w:instrText>
            </w:r>
            <w:r w:rsidR="008279B9">
              <w:rPr>
                <w:noProof/>
                <w:webHidden/>
              </w:rPr>
              <w:instrText>PAGEREF</w:instrText>
            </w:r>
            <w:r w:rsidR="008279B9">
              <w:rPr>
                <w:noProof/>
                <w:webHidden/>
                <w:rtl/>
              </w:rPr>
              <w:instrText xml:space="preserve"> _</w:instrText>
            </w:r>
            <w:r w:rsidR="008279B9">
              <w:rPr>
                <w:noProof/>
                <w:webHidden/>
              </w:rPr>
              <w:instrText>Toc532235140 \h</w:instrText>
            </w:r>
            <w:r w:rsidR="008279B9">
              <w:rPr>
                <w:noProof/>
                <w:webHidden/>
                <w:rtl/>
              </w:rPr>
              <w:instrText xml:space="preserve"> </w:instrText>
            </w:r>
          </w:ins>
          <w:r w:rsidR="008279B9">
            <w:rPr>
              <w:noProof/>
              <w:webHidden/>
              <w:rtl/>
            </w:rPr>
          </w:r>
          <w:r w:rsidR="008279B9">
            <w:rPr>
              <w:noProof/>
              <w:webHidden/>
              <w:rtl/>
            </w:rPr>
            <w:fldChar w:fldCharType="separate"/>
          </w:r>
          <w:ins w:id="3" w:author="Avi Turner" w:date="2018-12-10T19:56:00Z">
            <w:r w:rsidR="008279B9">
              <w:rPr>
                <w:noProof/>
                <w:webHidden/>
                <w:rtl/>
              </w:rPr>
              <w:t>3</w:t>
            </w:r>
            <w:r w:rsidR="008279B9">
              <w:rPr>
                <w:noProof/>
                <w:webHidden/>
                <w:rtl/>
              </w:rPr>
              <w:fldChar w:fldCharType="end"/>
            </w:r>
            <w:r w:rsidR="008279B9" w:rsidRPr="00F8477B">
              <w:rPr>
                <w:rStyle w:val="Hyperlink"/>
                <w:noProof/>
                <w:rtl/>
              </w:rPr>
              <w:fldChar w:fldCharType="end"/>
            </w:r>
          </w:ins>
        </w:p>
        <w:p w14:paraId="0BD15D02" w14:textId="611499C8" w:rsidR="008279B9" w:rsidRDefault="008279B9">
          <w:pPr>
            <w:pStyle w:val="TOC1"/>
            <w:tabs>
              <w:tab w:val="right" w:leader="dot" w:pos="8296"/>
            </w:tabs>
            <w:rPr>
              <w:ins w:id="4" w:author="Avi Turner" w:date="2018-12-10T19:56:00Z"/>
              <w:rFonts w:eastAsiaTheme="minorEastAsia" w:hAnsiTheme="minorHAnsi" w:cstheme="minorBidi"/>
              <w:noProof/>
              <w:rtl/>
            </w:rPr>
          </w:pPr>
          <w:ins w:id="5" w:author="Avi Turner" w:date="2018-12-10T19:56:00Z">
            <w:r w:rsidRPr="00F8477B">
              <w:rPr>
                <w:rStyle w:val="Hyperlink"/>
                <w:noProof/>
                <w:rtl/>
              </w:rPr>
              <w:fldChar w:fldCharType="begin"/>
            </w:r>
            <w:r w:rsidRPr="00F8477B">
              <w:rPr>
                <w:rStyle w:val="Hyperlink"/>
                <w:noProof/>
                <w:rtl/>
              </w:rPr>
              <w:instrText xml:space="preserve"> </w:instrText>
            </w:r>
            <w:r>
              <w:rPr>
                <w:noProof/>
              </w:rPr>
              <w:instrText>HYPERLINK \l "_Toc532235141</w:instrText>
            </w:r>
            <w:r>
              <w:rPr>
                <w:noProof/>
                <w:rtl/>
              </w:rPr>
              <w:instrText>"</w:instrText>
            </w:r>
            <w:r w:rsidRPr="00F8477B">
              <w:rPr>
                <w:rStyle w:val="Hyperlink"/>
                <w:noProof/>
                <w:rtl/>
              </w:rPr>
              <w:instrText xml:space="preserve"> </w:instrText>
            </w:r>
            <w:r w:rsidRPr="00F8477B">
              <w:rPr>
                <w:rStyle w:val="Hyperlink"/>
                <w:noProof/>
                <w:rtl/>
              </w:rPr>
              <w:fldChar w:fldCharType="separate"/>
            </w:r>
            <w:r w:rsidRPr="00F8477B">
              <w:rPr>
                <w:rStyle w:val="Hyperlink"/>
                <w:rFonts w:ascii="David" w:hAnsi="David" w:cs="David"/>
                <w:noProof/>
                <w:rtl/>
              </w:rPr>
              <w:t>רקע</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Toc532235141 \h</w:instrText>
            </w:r>
            <w:r>
              <w:rPr>
                <w:noProof/>
                <w:webHidden/>
                <w:rtl/>
              </w:rPr>
              <w:instrText xml:space="preserve"> </w:instrText>
            </w:r>
          </w:ins>
          <w:r>
            <w:rPr>
              <w:noProof/>
              <w:webHidden/>
              <w:rtl/>
            </w:rPr>
          </w:r>
          <w:r>
            <w:rPr>
              <w:noProof/>
              <w:webHidden/>
              <w:rtl/>
            </w:rPr>
            <w:fldChar w:fldCharType="separate"/>
          </w:r>
          <w:ins w:id="6" w:author="Avi Turner" w:date="2018-12-10T19:56:00Z">
            <w:r>
              <w:rPr>
                <w:noProof/>
                <w:webHidden/>
                <w:rtl/>
              </w:rPr>
              <w:t>4</w:t>
            </w:r>
            <w:r>
              <w:rPr>
                <w:noProof/>
                <w:webHidden/>
                <w:rtl/>
              </w:rPr>
              <w:fldChar w:fldCharType="end"/>
            </w:r>
            <w:r w:rsidRPr="00F8477B">
              <w:rPr>
                <w:rStyle w:val="Hyperlink"/>
                <w:noProof/>
                <w:rtl/>
              </w:rPr>
              <w:fldChar w:fldCharType="end"/>
            </w:r>
          </w:ins>
        </w:p>
        <w:p w14:paraId="79E9BD10" w14:textId="6566E09B" w:rsidR="008279B9" w:rsidRDefault="008279B9">
          <w:pPr>
            <w:pStyle w:val="TOC2"/>
            <w:tabs>
              <w:tab w:val="right" w:leader="dot" w:pos="8296"/>
            </w:tabs>
            <w:rPr>
              <w:ins w:id="7" w:author="Avi Turner" w:date="2018-12-10T19:56:00Z"/>
              <w:rFonts w:eastAsiaTheme="minorEastAsia" w:hAnsiTheme="minorHAnsi" w:cstheme="minorBidi"/>
              <w:noProof/>
              <w:rtl/>
            </w:rPr>
          </w:pPr>
          <w:ins w:id="8" w:author="Avi Turner" w:date="2018-12-10T19:56:00Z">
            <w:r w:rsidRPr="00F8477B">
              <w:rPr>
                <w:rStyle w:val="Hyperlink"/>
                <w:noProof/>
                <w:rtl/>
              </w:rPr>
              <w:fldChar w:fldCharType="begin"/>
            </w:r>
            <w:r w:rsidRPr="00F8477B">
              <w:rPr>
                <w:rStyle w:val="Hyperlink"/>
                <w:noProof/>
                <w:rtl/>
              </w:rPr>
              <w:instrText xml:space="preserve"> </w:instrText>
            </w:r>
            <w:r>
              <w:rPr>
                <w:noProof/>
              </w:rPr>
              <w:instrText>HYPERLINK \l "_Toc532235142</w:instrText>
            </w:r>
            <w:r>
              <w:rPr>
                <w:noProof/>
                <w:rtl/>
              </w:rPr>
              <w:instrText>"</w:instrText>
            </w:r>
            <w:r w:rsidRPr="00F8477B">
              <w:rPr>
                <w:rStyle w:val="Hyperlink"/>
                <w:noProof/>
                <w:rtl/>
              </w:rPr>
              <w:instrText xml:space="preserve"> </w:instrText>
            </w:r>
            <w:r w:rsidRPr="00F8477B">
              <w:rPr>
                <w:rStyle w:val="Hyperlink"/>
                <w:noProof/>
                <w:rtl/>
              </w:rPr>
              <w:fldChar w:fldCharType="separate"/>
            </w:r>
            <w:r w:rsidRPr="00F8477B">
              <w:rPr>
                <w:rStyle w:val="Hyperlink"/>
                <w:rFonts w:ascii="David" w:hAnsi="David" w:cs="David"/>
                <w:noProof/>
                <w:rtl/>
              </w:rPr>
              <w:t>למידה עמוקה (</w:t>
            </w:r>
            <w:r w:rsidRPr="00F8477B">
              <w:rPr>
                <w:rStyle w:val="Hyperlink"/>
                <w:rFonts w:ascii="David" w:hAnsi="David" w:cs="David"/>
                <w:noProof/>
              </w:rPr>
              <w:t>Deep learning</w:t>
            </w:r>
            <w:r w:rsidRPr="00F8477B">
              <w:rPr>
                <w:rStyle w:val="Hyperlink"/>
                <w:rFonts w:ascii="David" w:hAnsi="David" w:cs="David"/>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Toc532235142 \h</w:instrText>
            </w:r>
            <w:r>
              <w:rPr>
                <w:noProof/>
                <w:webHidden/>
                <w:rtl/>
              </w:rPr>
              <w:instrText xml:space="preserve"> </w:instrText>
            </w:r>
          </w:ins>
          <w:r>
            <w:rPr>
              <w:noProof/>
              <w:webHidden/>
              <w:rtl/>
            </w:rPr>
          </w:r>
          <w:r>
            <w:rPr>
              <w:noProof/>
              <w:webHidden/>
              <w:rtl/>
            </w:rPr>
            <w:fldChar w:fldCharType="separate"/>
          </w:r>
          <w:ins w:id="9" w:author="Avi Turner" w:date="2018-12-10T19:56:00Z">
            <w:r>
              <w:rPr>
                <w:noProof/>
                <w:webHidden/>
                <w:rtl/>
              </w:rPr>
              <w:t>4</w:t>
            </w:r>
            <w:r>
              <w:rPr>
                <w:noProof/>
                <w:webHidden/>
                <w:rtl/>
              </w:rPr>
              <w:fldChar w:fldCharType="end"/>
            </w:r>
            <w:r w:rsidRPr="00F8477B">
              <w:rPr>
                <w:rStyle w:val="Hyperlink"/>
                <w:noProof/>
                <w:rtl/>
              </w:rPr>
              <w:fldChar w:fldCharType="end"/>
            </w:r>
          </w:ins>
        </w:p>
        <w:p w14:paraId="1706F684" w14:textId="1AE48960" w:rsidR="008279B9" w:rsidRDefault="008279B9">
          <w:pPr>
            <w:pStyle w:val="TOC2"/>
            <w:tabs>
              <w:tab w:val="right" w:leader="dot" w:pos="8296"/>
            </w:tabs>
            <w:rPr>
              <w:ins w:id="10" w:author="Avi Turner" w:date="2018-12-10T19:56:00Z"/>
              <w:rFonts w:eastAsiaTheme="minorEastAsia" w:hAnsiTheme="minorHAnsi" w:cstheme="minorBidi"/>
              <w:noProof/>
              <w:rtl/>
            </w:rPr>
          </w:pPr>
          <w:ins w:id="11" w:author="Avi Turner" w:date="2018-12-10T19:56:00Z">
            <w:r w:rsidRPr="00F8477B">
              <w:rPr>
                <w:rStyle w:val="Hyperlink"/>
                <w:noProof/>
                <w:rtl/>
              </w:rPr>
              <w:fldChar w:fldCharType="begin"/>
            </w:r>
            <w:r w:rsidRPr="00F8477B">
              <w:rPr>
                <w:rStyle w:val="Hyperlink"/>
                <w:noProof/>
                <w:rtl/>
              </w:rPr>
              <w:instrText xml:space="preserve"> </w:instrText>
            </w:r>
            <w:r>
              <w:rPr>
                <w:noProof/>
              </w:rPr>
              <w:instrText>HYPERLINK \l "_Toc532235143</w:instrText>
            </w:r>
            <w:r>
              <w:rPr>
                <w:noProof/>
                <w:rtl/>
              </w:rPr>
              <w:instrText>"</w:instrText>
            </w:r>
            <w:r w:rsidRPr="00F8477B">
              <w:rPr>
                <w:rStyle w:val="Hyperlink"/>
                <w:noProof/>
                <w:rtl/>
              </w:rPr>
              <w:instrText xml:space="preserve"> </w:instrText>
            </w:r>
            <w:r w:rsidRPr="00F8477B">
              <w:rPr>
                <w:rStyle w:val="Hyperlink"/>
                <w:noProof/>
                <w:rtl/>
              </w:rPr>
              <w:fldChar w:fldCharType="separate"/>
            </w:r>
            <w:r w:rsidRPr="00F8477B">
              <w:rPr>
                <w:rStyle w:val="Hyperlink"/>
                <w:rFonts w:ascii="David" w:hAnsi="David" w:cs="David"/>
                <w:noProof/>
                <w:rtl/>
              </w:rPr>
              <w:t>מנוחים נוספים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Toc532235143 \h</w:instrText>
            </w:r>
            <w:r>
              <w:rPr>
                <w:noProof/>
                <w:webHidden/>
                <w:rtl/>
              </w:rPr>
              <w:instrText xml:space="preserve"> </w:instrText>
            </w:r>
          </w:ins>
          <w:r>
            <w:rPr>
              <w:noProof/>
              <w:webHidden/>
              <w:rtl/>
            </w:rPr>
          </w:r>
          <w:r>
            <w:rPr>
              <w:noProof/>
              <w:webHidden/>
              <w:rtl/>
            </w:rPr>
            <w:fldChar w:fldCharType="separate"/>
          </w:r>
          <w:ins w:id="12" w:author="Avi Turner" w:date="2018-12-10T19:56:00Z">
            <w:r>
              <w:rPr>
                <w:noProof/>
                <w:webHidden/>
                <w:rtl/>
              </w:rPr>
              <w:t>4</w:t>
            </w:r>
            <w:r>
              <w:rPr>
                <w:noProof/>
                <w:webHidden/>
                <w:rtl/>
              </w:rPr>
              <w:fldChar w:fldCharType="end"/>
            </w:r>
            <w:r w:rsidRPr="00F8477B">
              <w:rPr>
                <w:rStyle w:val="Hyperlink"/>
                <w:noProof/>
                <w:rtl/>
              </w:rPr>
              <w:fldChar w:fldCharType="end"/>
            </w:r>
          </w:ins>
        </w:p>
        <w:p w14:paraId="012BE86B" w14:textId="2D189DA9" w:rsidR="008279B9" w:rsidRDefault="008279B9">
          <w:pPr>
            <w:pStyle w:val="TOC2"/>
            <w:tabs>
              <w:tab w:val="right" w:leader="dot" w:pos="8296"/>
            </w:tabs>
            <w:rPr>
              <w:ins w:id="13" w:author="Avi Turner" w:date="2018-12-10T19:56:00Z"/>
              <w:rFonts w:eastAsiaTheme="minorEastAsia" w:hAnsiTheme="minorHAnsi" w:cstheme="minorBidi"/>
              <w:noProof/>
              <w:rtl/>
            </w:rPr>
          </w:pPr>
          <w:ins w:id="14" w:author="Avi Turner" w:date="2018-12-10T19:56:00Z">
            <w:r w:rsidRPr="00F8477B">
              <w:rPr>
                <w:rStyle w:val="Hyperlink"/>
                <w:noProof/>
                <w:rtl/>
              </w:rPr>
              <w:fldChar w:fldCharType="begin"/>
            </w:r>
            <w:r w:rsidRPr="00F8477B">
              <w:rPr>
                <w:rStyle w:val="Hyperlink"/>
                <w:noProof/>
                <w:rtl/>
              </w:rPr>
              <w:instrText xml:space="preserve"> </w:instrText>
            </w:r>
            <w:r>
              <w:rPr>
                <w:noProof/>
              </w:rPr>
              <w:instrText>HYPERLINK \l "_Toc532235144</w:instrText>
            </w:r>
            <w:r>
              <w:rPr>
                <w:noProof/>
                <w:rtl/>
              </w:rPr>
              <w:instrText>"</w:instrText>
            </w:r>
            <w:r w:rsidRPr="00F8477B">
              <w:rPr>
                <w:rStyle w:val="Hyperlink"/>
                <w:noProof/>
                <w:rtl/>
              </w:rPr>
              <w:instrText xml:space="preserve"> </w:instrText>
            </w:r>
            <w:r w:rsidRPr="00F8477B">
              <w:rPr>
                <w:rStyle w:val="Hyperlink"/>
                <w:noProof/>
                <w:rtl/>
              </w:rPr>
              <w:fldChar w:fldCharType="separate"/>
            </w:r>
            <w:r w:rsidRPr="00F8477B">
              <w:rPr>
                <w:rStyle w:val="Hyperlink"/>
                <w:rFonts w:ascii="David" w:hAnsi="David" w:cs="David"/>
                <w:noProof/>
              </w:rPr>
              <w:t>VQA - Visual Question Answering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Toc532235144 \h</w:instrText>
            </w:r>
            <w:r>
              <w:rPr>
                <w:noProof/>
                <w:webHidden/>
                <w:rtl/>
              </w:rPr>
              <w:instrText xml:space="preserve"> </w:instrText>
            </w:r>
          </w:ins>
          <w:r>
            <w:rPr>
              <w:noProof/>
              <w:webHidden/>
              <w:rtl/>
            </w:rPr>
          </w:r>
          <w:r>
            <w:rPr>
              <w:noProof/>
              <w:webHidden/>
              <w:rtl/>
            </w:rPr>
            <w:fldChar w:fldCharType="separate"/>
          </w:r>
          <w:ins w:id="15" w:author="Avi Turner" w:date="2018-12-10T19:56:00Z">
            <w:r>
              <w:rPr>
                <w:noProof/>
                <w:webHidden/>
                <w:rtl/>
              </w:rPr>
              <w:t>5</w:t>
            </w:r>
            <w:r>
              <w:rPr>
                <w:noProof/>
                <w:webHidden/>
                <w:rtl/>
              </w:rPr>
              <w:fldChar w:fldCharType="end"/>
            </w:r>
            <w:r w:rsidRPr="00F8477B">
              <w:rPr>
                <w:rStyle w:val="Hyperlink"/>
                <w:noProof/>
                <w:rtl/>
              </w:rPr>
              <w:fldChar w:fldCharType="end"/>
            </w:r>
          </w:ins>
        </w:p>
        <w:p w14:paraId="0C8008C5" w14:textId="0DA1567E" w:rsidR="008279B9" w:rsidRDefault="008279B9">
          <w:pPr>
            <w:pStyle w:val="TOC1"/>
            <w:tabs>
              <w:tab w:val="right" w:leader="dot" w:pos="8296"/>
            </w:tabs>
            <w:rPr>
              <w:ins w:id="16" w:author="Avi Turner" w:date="2018-12-10T19:56:00Z"/>
              <w:rFonts w:eastAsiaTheme="minorEastAsia" w:hAnsiTheme="minorHAnsi" w:cstheme="minorBidi"/>
              <w:noProof/>
              <w:rtl/>
            </w:rPr>
          </w:pPr>
          <w:ins w:id="17" w:author="Avi Turner" w:date="2018-12-10T19:56:00Z">
            <w:r w:rsidRPr="00F8477B">
              <w:rPr>
                <w:rStyle w:val="Hyperlink"/>
                <w:noProof/>
                <w:rtl/>
              </w:rPr>
              <w:fldChar w:fldCharType="begin"/>
            </w:r>
            <w:r w:rsidRPr="00F8477B">
              <w:rPr>
                <w:rStyle w:val="Hyperlink"/>
                <w:noProof/>
                <w:rtl/>
              </w:rPr>
              <w:instrText xml:space="preserve"> </w:instrText>
            </w:r>
            <w:r>
              <w:rPr>
                <w:noProof/>
              </w:rPr>
              <w:instrText>HYPERLINK \l "_Toc532235145</w:instrText>
            </w:r>
            <w:r>
              <w:rPr>
                <w:noProof/>
                <w:rtl/>
              </w:rPr>
              <w:instrText>"</w:instrText>
            </w:r>
            <w:r w:rsidRPr="00F8477B">
              <w:rPr>
                <w:rStyle w:val="Hyperlink"/>
                <w:noProof/>
                <w:rtl/>
              </w:rPr>
              <w:instrText xml:space="preserve"> </w:instrText>
            </w:r>
            <w:r w:rsidRPr="00F8477B">
              <w:rPr>
                <w:rStyle w:val="Hyperlink"/>
                <w:noProof/>
                <w:rtl/>
              </w:rPr>
              <w:fldChar w:fldCharType="separate"/>
            </w:r>
            <w:r w:rsidRPr="00F8477B">
              <w:rPr>
                <w:rStyle w:val="Hyperlink"/>
                <w:rFonts w:ascii="David" w:hAnsi="David" w:cs="David"/>
                <w:noProof/>
                <w:rtl/>
              </w:rPr>
              <w:t>מהות ותיאור 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Toc532235145 \h</w:instrText>
            </w:r>
            <w:r>
              <w:rPr>
                <w:noProof/>
                <w:webHidden/>
                <w:rtl/>
              </w:rPr>
              <w:instrText xml:space="preserve"> </w:instrText>
            </w:r>
          </w:ins>
          <w:r>
            <w:rPr>
              <w:noProof/>
              <w:webHidden/>
              <w:rtl/>
            </w:rPr>
          </w:r>
          <w:r>
            <w:rPr>
              <w:noProof/>
              <w:webHidden/>
              <w:rtl/>
            </w:rPr>
            <w:fldChar w:fldCharType="separate"/>
          </w:r>
          <w:ins w:id="18" w:author="Avi Turner" w:date="2018-12-10T19:56:00Z">
            <w:r>
              <w:rPr>
                <w:noProof/>
                <w:webHidden/>
                <w:rtl/>
              </w:rPr>
              <w:t>6</w:t>
            </w:r>
            <w:r>
              <w:rPr>
                <w:noProof/>
                <w:webHidden/>
                <w:rtl/>
              </w:rPr>
              <w:fldChar w:fldCharType="end"/>
            </w:r>
            <w:r w:rsidRPr="00F8477B">
              <w:rPr>
                <w:rStyle w:val="Hyperlink"/>
                <w:noProof/>
                <w:rtl/>
              </w:rPr>
              <w:fldChar w:fldCharType="end"/>
            </w:r>
          </w:ins>
        </w:p>
        <w:p w14:paraId="26DD3460" w14:textId="3F4869A2" w:rsidR="008279B9" w:rsidRDefault="008279B9">
          <w:pPr>
            <w:pStyle w:val="TOC2"/>
            <w:tabs>
              <w:tab w:val="right" w:leader="dot" w:pos="8296"/>
            </w:tabs>
            <w:rPr>
              <w:ins w:id="19" w:author="Avi Turner" w:date="2018-12-10T19:56:00Z"/>
              <w:rFonts w:eastAsiaTheme="minorEastAsia" w:hAnsiTheme="minorHAnsi" w:cstheme="minorBidi"/>
              <w:noProof/>
              <w:rtl/>
            </w:rPr>
          </w:pPr>
          <w:ins w:id="20" w:author="Avi Turner" w:date="2018-12-10T19:56:00Z">
            <w:r w:rsidRPr="00F8477B">
              <w:rPr>
                <w:rStyle w:val="Hyperlink"/>
                <w:noProof/>
                <w:rtl/>
              </w:rPr>
              <w:fldChar w:fldCharType="begin"/>
            </w:r>
            <w:r w:rsidRPr="00F8477B">
              <w:rPr>
                <w:rStyle w:val="Hyperlink"/>
                <w:noProof/>
                <w:rtl/>
              </w:rPr>
              <w:instrText xml:space="preserve"> </w:instrText>
            </w:r>
            <w:r>
              <w:rPr>
                <w:noProof/>
              </w:rPr>
              <w:instrText>HYPERLINK \l "_Toc532235146</w:instrText>
            </w:r>
            <w:r>
              <w:rPr>
                <w:noProof/>
                <w:rtl/>
              </w:rPr>
              <w:instrText>"</w:instrText>
            </w:r>
            <w:r w:rsidRPr="00F8477B">
              <w:rPr>
                <w:rStyle w:val="Hyperlink"/>
                <w:noProof/>
                <w:rtl/>
              </w:rPr>
              <w:instrText xml:space="preserve"> </w:instrText>
            </w:r>
            <w:r w:rsidRPr="00F8477B">
              <w:rPr>
                <w:rStyle w:val="Hyperlink"/>
                <w:noProof/>
                <w:rtl/>
              </w:rPr>
              <w:fldChar w:fldCharType="separate"/>
            </w:r>
            <w:r w:rsidRPr="00F8477B">
              <w:rPr>
                <w:rStyle w:val="Hyperlink"/>
                <w:rFonts w:ascii="David" w:hAnsi="David" w:cs="David"/>
                <w:noProof/>
              </w:rPr>
              <w:t>VQA-Med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Toc532235146 \h</w:instrText>
            </w:r>
            <w:r>
              <w:rPr>
                <w:noProof/>
                <w:webHidden/>
                <w:rtl/>
              </w:rPr>
              <w:instrText xml:space="preserve"> </w:instrText>
            </w:r>
          </w:ins>
          <w:r>
            <w:rPr>
              <w:noProof/>
              <w:webHidden/>
              <w:rtl/>
            </w:rPr>
          </w:r>
          <w:r>
            <w:rPr>
              <w:noProof/>
              <w:webHidden/>
              <w:rtl/>
            </w:rPr>
            <w:fldChar w:fldCharType="separate"/>
          </w:r>
          <w:ins w:id="21" w:author="Avi Turner" w:date="2018-12-10T19:56:00Z">
            <w:r>
              <w:rPr>
                <w:noProof/>
                <w:webHidden/>
                <w:rtl/>
              </w:rPr>
              <w:t>6</w:t>
            </w:r>
            <w:r>
              <w:rPr>
                <w:noProof/>
                <w:webHidden/>
                <w:rtl/>
              </w:rPr>
              <w:fldChar w:fldCharType="end"/>
            </w:r>
            <w:r w:rsidRPr="00F8477B">
              <w:rPr>
                <w:rStyle w:val="Hyperlink"/>
                <w:noProof/>
                <w:rtl/>
              </w:rPr>
              <w:fldChar w:fldCharType="end"/>
            </w:r>
          </w:ins>
        </w:p>
        <w:p w14:paraId="0F2F1ECF" w14:textId="177B9CD5" w:rsidR="008279B9" w:rsidRDefault="008279B9">
          <w:pPr>
            <w:pStyle w:val="TOC1"/>
            <w:tabs>
              <w:tab w:val="right" w:leader="dot" w:pos="8296"/>
            </w:tabs>
            <w:rPr>
              <w:ins w:id="22" w:author="Avi Turner" w:date="2018-12-10T19:56:00Z"/>
              <w:rFonts w:eastAsiaTheme="minorEastAsia" w:hAnsiTheme="minorHAnsi" w:cstheme="minorBidi"/>
              <w:noProof/>
              <w:rtl/>
            </w:rPr>
          </w:pPr>
          <w:ins w:id="23" w:author="Avi Turner" w:date="2018-12-10T19:56:00Z">
            <w:r w:rsidRPr="00F8477B">
              <w:rPr>
                <w:rStyle w:val="Hyperlink"/>
                <w:noProof/>
                <w:rtl/>
              </w:rPr>
              <w:fldChar w:fldCharType="begin"/>
            </w:r>
            <w:r w:rsidRPr="00F8477B">
              <w:rPr>
                <w:rStyle w:val="Hyperlink"/>
                <w:noProof/>
                <w:rtl/>
              </w:rPr>
              <w:instrText xml:space="preserve"> </w:instrText>
            </w:r>
            <w:r>
              <w:rPr>
                <w:noProof/>
              </w:rPr>
              <w:instrText>HYPERLINK \l "_Toc532235147</w:instrText>
            </w:r>
            <w:r>
              <w:rPr>
                <w:noProof/>
                <w:rtl/>
              </w:rPr>
              <w:instrText>"</w:instrText>
            </w:r>
            <w:r w:rsidRPr="00F8477B">
              <w:rPr>
                <w:rStyle w:val="Hyperlink"/>
                <w:noProof/>
                <w:rtl/>
              </w:rPr>
              <w:instrText xml:space="preserve"> </w:instrText>
            </w:r>
            <w:r w:rsidRPr="00F8477B">
              <w:rPr>
                <w:rStyle w:val="Hyperlink"/>
                <w:noProof/>
                <w:rtl/>
              </w:rPr>
              <w:fldChar w:fldCharType="separate"/>
            </w:r>
            <w:r w:rsidRPr="00F8477B">
              <w:rPr>
                <w:rStyle w:val="Hyperlink"/>
                <w:rFonts w:ascii="David" w:hAnsi="David" w:cs="David"/>
                <w:noProof/>
                <w:rtl/>
              </w:rPr>
              <w:t>מהות ותיאור הפתרון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Toc532235147 \h</w:instrText>
            </w:r>
            <w:r>
              <w:rPr>
                <w:noProof/>
                <w:webHidden/>
                <w:rtl/>
              </w:rPr>
              <w:instrText xml:space="preserve"> </w:instrText>
            </w:r>
          </w:ins>
          <w:r>
            <w:rPr>
              <w:noProof/>
              <w:webHidden/>
              <w:rtl/>
            </w:rPr>
          </w:r>
          <w:r>
            <w:rPr>
              <w:noProof/>
              <w:webHidden/>
              <w:rtl/>
            </w:rPr>
            <w:fldChar w:fldCharType="separate"/>
          </w:r>
          <w:ins w:id="24" w:author="Avi Turner" w:date="2018-12-10T19:56:00Z">
            <w:r>
              <w:rPr>
                <w:noProof/>
                <w:webHidden/>
                <w:rtl/>
              </w:rPr>
              <w:t>7</w:t>
            </w:r>
            <w:r>
              <w:rPr>
                <w:noProof/>
                <w:webHidden/>
                <w:rtl/>
              </w:rPr>
              <w:fldChar w:fldCharType="end"/>
            </w:r>
            <w:r w:rsidRPr="00F8477B">
              <w:rPr>
                <w:rStyle w:val="Hyperlink"/>
                <w:noProof/>
                <w:rtl/>
              </w:rPr>
              <w:fldChar w:fldCharType="end"/>
            </w:r>
          </w:ins>
        </w:p>
        <w:p w14:paraId="1DBD9174" w14:textId="0E7A12FE" w:rsidR="008279B9" w:rsidRDefault="008279B9">
          <w:pPr>
            <w:pStyle w:val="TOC1"/>
            <w:tabs>
              <w:tab w:val="right" w:leader="dot" w:pos="8296"/>
            </w:tabs>
            <w:rPr>
              <w:ins w:id="25" w:author="Avi Turner" w:date="2018-12-10T19:56:00Z"/>
              <w:rFonts w:eastAsiaTheme="minorEastAsia" w:hAnsiTheme="minorHAnsi" w:cstheme="minorBidi"/>
              <w:noProof/>
              <w:rtl/>
            </w:rPr>
          </w:pPr>
          <w:ins w:id="26" w:author="Avi Turner" w:date="2018-12-10T19:56:00Z">
            <w:r w:rsidRPr="00F8477B">
              <w:rPr>
                <w:rStyle w:val="Hyperlink"/>
                <w:noProof/>
                <w:rtl/>
              </w:rPr>
              <w:fldChar w:fldCharType="begin"/>
            </w:r>
            <w:r w:rsidRPr="00F8477B">
              <w:rPr>
                <w:rStyle w:val="Hyperlink"/>
                <w:noProof/>
                <w:rtl/>
              </w:rPr>
              <w:instrText xml:space="preserve"> </w:instrText>
            </w:r>
            <w:r>
              <w:rPr>
                <w:noProof/>
              </w:rPr>
              <w:instrText>HYPERLINK \l "_Toc532235148</w:instrText>
            </w:r>
            <w:r>
              <w:rPr>
                <w:noProof/>
                <w:rtl/>
              </w:rPr>
              <w:instrText>"</w:instrText>
            </w:r>
            <w:r w:rsidRPr="00F8477B">
              <w:rPr>
                <w:rStyle w:val="Hyperlink"/>
                <w:noProof/>
                <w:rtl/>
              </w:rPr>
              <w:instrText xml:space="preserve"> </w:instrText>
            </w:r>
            <w:r w:rsidRPr="00F8477B">
              <w:rPr>
                <w:rStyle w:val="Hyperlink"/>
                <w:noProof/>
                <w:rtl/>
              </w:rPr>
              <w:fldChar w:fldCharType="separate"/>
            </w:r>
            <w:r w:rsidRPr="00F8477B">
              <w:rPr>
                <w:rStyle w:val="Hyperlink"/>
                <w:rFonts w:ascii="David" w:hAnsi="David" w:cs="David"/>
                <w:noProof/>
                <w:rtl/>
              </w:rPr>
              <w:t>תוצאות ראשוניות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Toc532235148 \h</w:instrText>
            </w:r>
            <w:r>
              <w:rPr>
                <w:noProof/>
                <w:webHidden/>
                <w:rtl/>
              </w:rPr>
              <w:instrText xml:space="preserve"> </w:instrText>
            </w:r>
          </w:ins>
          <w:r>
            <w:rPr>
              <w:noProof/>
              <w:webHidden/>
              <w:rtl/>
            </w:rPr>
          </w:r>
          <w:r>
            <w:rPr>
              <w:noProof/>
              <w:webHidden/>
              <w:rtl/>
            </w:rPr>
            <w:fldChar w:fldCharType="separate"/>
          </w:r>
          <w:ins w:id="27" w:author="Avi Turner" w:date="2018-12-10T19:56:00Z">
            <w:r>
              <w:rPr>
                <w:noProof/>
                <w:webHidden/>
                <w:rtl/>
              </w:rPr>
              <w:t>8</w:t>
            </w:r>
            <w:r>
              <w:rPr>
                <w:noProof/>
                <w:webHidden/>
                <w:rtl/>
              </w:rPr>
              <w:fldChar w:fldCharType="end"/>
            </w:r>
            <w:r w:rsidRPr="00F8477B">
              <w:rPr>
                <w:rStyle w:val="Hyperlink"/>
                <w:noProof/>
                <w:rtl/>
              </w:rPr>
              <w:fldChar w:fldCharType="end"/>
            </w:r>
          </w:ins>
        </w:p>
        <w:p w14:paraId="0C81CB59" w14:textId="1D527C47" w:rsidR="008279B9" w:rsidRDefault="008279B9">
          <w:pPr>
            <w:pStyle w:val="TOC2"/>
            <w:tabs>
              <w:tab w:val="right" w:leader="dot" w:pos="8296"/>
            </w:tabs>
            <w:rPr>
              <w:ins w:id="28" w:author="Avi Turner" w:date="2018-12-10T19:56:00Z"/>
              <w:rFonts w:eastAsiaTheme="minorEastAsia" w:hAnsiTheme="minorHAnsi" w:cstheme="minorBidi"/>
              <w:noProof/>
              <w:rtl/>
            </w:rPr>
          </w:pPr>
          <w:ins w:id="29" w:author="Avi Turner" w:date="2018-12-10T19:56:00Z">
            <w:r w:rsidRPr="00F8477B">
              <w:rPr>
                <w:rStyle w:val="Hyperlink"/>
                <w:noProof/>
                <w:rtl/>
              </w:rPr>
              <w:fldChar w:fldCharType="begin"/>
            </w:r>
            <w:r w:rsidRPr="00F8477B">
              <w:rPr>
                <w:rStyle w:val="Hyperlink"/>
                <w:noProof/>
                <w:rtl/>
              </w:rPr>
              <w:instrText xml:space="preserve"> </w:instrText>
            </w:r>
            <w:r>
              <w:rPr>
                <w:noProof/>
              </w:rPr>
              <w:instrText>HYPERLINK \l "_Toc532235149</w:instrText>
            </w:r>
            <w:r>
              <w:rPr>
                <w:noProof/>
                <w:rtl/>
              </w:rPr>
              <w:instrText>"</w:instrText>
            </w:r>
            <w:r w:rsidRPr="00F8477B">
              <w:rPr>
                <w:rStyle w:val="Hyperlink"/>
                <w:noProof/>
                <w:rtl/>
              </w:rPr>
              <w:instrText xml:space="preserve"> </w:instrText>
            </w:r>
            <w:r w:rsidRPr="00F8477B">
              <w:rPr>
                <w:rStyle w:val="Hyperlink"/>
                <w:noProof/>
                <w:rtl/>
              </w:rPr>
              <w:fldChar w:fldCharType="separate"/>
            </w:r>
            <w:r w:rsidRPr="00F8477B">
              <w:rPr>
                <w:rStyle w:val="Hyperlink"/>
                <w:rFonts w:ascii="David" w:hAnsi="David" w:cs="David"/>
                <w:noProof/>
                <w:rtl/>
              </w:rPr>
              <w:t>מדדים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Toc532235149 \h</w:instrText>
            </w:r>
            <w:r>
              <w:rPr>
                <w:noProof/>
                <w:webHidden/>
                <w:rtl/>
              </w:rPr>
              <w:instrText xml:space="preserve"> </w:instrText>
            </w:r>
          </w:ins>
          <w:r>
            <w:rPr>
              <w:noProof/>
              <w:webHidden/>
              <w:rtl/>
            </w:rPr>
          </w:r>
          <w:r>
            <w:rPr>
              <w:noProof/>
              <w:webHidden/>
              <w:rtl/>
            </w:rPr>
            <w:fldChar w:fldCharType="separate"/>
          </w:r>
          <w:ins w:id="30" w:author="Avi Turner" w:date="2018-12-10T19:56:00Z">
            <w:r>
              <w:rPr>
                <w:noProof/>
                <w:webHidden/>
                <w:rtl/>
              </w:rPr>
              <w:t>8</w:t>
            </w:r>
            <w:r>
              <w:rPr>
                <w:noProof/>
                <w:webHidden/>
                <w:rtl/>
              </w:rPr>
              <w:fldChar w:fldCharType="end"/>
            </w:r>
            <w:r w:rsidRPr="00F8477B">
              <w:rPr>
                <w:rStyle w:val="Hyperlink"/>
                <w:noProof/>
                <w:rtl/>
              </w:rPr>
              <w:fldChar w:fldCharType="end"/>
            </w:r>
          </w:ins>
        </w:p>
        <w:p w14:paraId="6A62DA00" w14:textId="47B9B0E7" w:rsidR="008279B9" w:rsidRDefault="008279B9">
          <w:pPr>
            <w:pStyle w:val="TOC3"/>
            <w:tabs>
              <w:tab w:val="right" w:leader="dot" w:pos="8296"/>
            </w:tabs>
            <w:rPr>
              <w:ins w:id="31" w:author="Avi Turner" w:date="2018-12-10T19:56:00Z"/>
              <w:rFonts w:eastAsiaTheme="minorEastAsia" w:hAnsiTheme="minorHAnsi" w:cstheme="minorBidi"/>
              <w:noProof/>
              <w:rtl/>
            </w:rPr>
          </w:pPr>
          <w:ins w:id="32" w:author="Avi Turner" w:date="2018-12-10T19:56:00Z">
            <w:r w:rsidRPr="00F8477B">
              <w:rPr>
                <w:rStyle w:val="Hyperlink"/>
                <w:noProof/>
                <w:rtl/>
              </w:rPr>
              <w:fldChar w:fldCharType="begin"/>
            </w:r>
            <w:r w:rsidRPr="00F8477B">
              <w:rPr>
                <w:rStyle w:val="Hyperlink"/>
                <w:noProof/>
                <w:rtl/>
              </w:rPr>
              <w:instrText xml:space="preserve"> </w:instrText>
            </w:r>
            <w:r>
              <w:rPr>
                <w:noProof/>
              </w:rPr>
              <w:instrText>HYPERLINK \l "_Toc532235150</w:instrText>
            </w:r>
            <w:r>
              <w:rPr>
                <w:noProof/>
                <w:rtl/>
              </w:rPr>
              <w:instrText>"</w:instrText>
            </w:r>
            <w:r w:rsidRPr="00F8477B">
              <w:rPr>
                <w:rStyle w:val="Hyperlink"/>
                <w:noProof/>
                <w:rtl/>
              </w:rPr>
              <w:instrText xml:space="preserve"> </w:instrText>
            </w:r>
            <w:r w:rsidRPr="00F8477B">
              <w:rPr>
                <w:rStyle w:val="Hyperlink"/>
                <w:noProof/>
                <w:rtl/>
              </w:rPr>
              <w:fldChar w:fldCharType="separate"/>
            </w:r>
            <w:r w:rsidRPr="00F8477B">
              <w:rPr>
                <w:rStyle w:val="Hyperlink"/>
                <w:rFonts w:ascii="David" w:hAnsi="David" w:cs="David"/>
                <w:noProof/>
              </w:rPr>
              <w:t>WBSS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Toc532235150 \h</w:instrText>
            </w:r>
            <w:r>
              <w:rPr>
                <w:noProof/>
                <w:webHidden/>
                <w:rtl/>
              </w:rPr>
              <w:instrText xml:space="preserve"> </w:instrText>
            </w:r>
          </w:ins>
          <w:r>
            <w:rPr>
              <w:noProof/>
              <w:webHidden/>
              <w:rtl/>
            </w:rPr>
          </w:r>
          <w:r>
            <w:rPr>
              <w:noProof/>
              <w:webHidden/>
              <w:rtl/>
            </w:rPr>
            <w:fldChar w:fldCharType="separate"/>
          </w:r>
          <w:ins w:id="33" w:author="Avi Turner" w:date="2018-12-10T19:56:00Z">
            <w:r>
              <w:rPr>
                <w:noProof/>
                <w:webHidden/>
                <w:rtl/>
              </w:rPr>
              <w:t>8</w:t>
            </w:r>
            <w:r>
              <w:rPr>
                <w:noProof/>
                <w:webHidden/>
                <w:rtl/>
              </w:rPr>
              <w:fldChar w:fldCharType="end"/>
            </w:r>
            <w:r w:rsidRPr="00F8477B">
              <w:rPr>
                <w:rStyle w:val="Hyperlink"/>
                <w:noProof/>
                <w:rtl/>
              </w:rPr>
              <w:fldChar w:fldCharType="end"/>
            </w:r>
          </w:ins>
        </w:p>
        <w:p w14:paraId="6D523130" w14:textId="732F6F8E" w:rsidR="008279B9" w:rsidRDefault="008279B9">
          <w:pPr>
            <w:pStyle w:val="TOC3"/>
            <w:tabs>
              <w:tab w:val="right" w:leader="dot" w:pos="8296"/>
            </w:tabs>
            <w:rPr>
              <w:ins w:id="34" w:author="Avi Turner" w:date="2018-12-10T19:56:00Z"/>
              <w:rFonts w:eastAsiaTheme="minorEastAsia" w:hAnsiTheme="minorHAnsi" w:cstheme="minorBidi"/>
              <w:noProof/>
              <w:rtl/>
            </w:rPr>
          </w:pPr>
          <w:ins w:id="35" w:author="Avi Turner" w:date="2018-12-10T19:56:00Z">
            <w:r w:rsidRPr="00F8477B">
              <w:rPr>
                <w:rStyle w:val="Hyperlink"/>
                <w:noProof/>
                <w:rtl/>
              </w:rPr>
              <w:fldChar w:fldCharType="begin"/>
            </w:r>
            <w:r w:rsidRPr="00F8477B">
              <w:rPr>
                <w:rStyle w:val="Hyperlink"/>
                <w:noProof/>
                <w:rtl/>
              </w:rPr>
              <w:instrText xml:space="preserve"> </w:instrText>
            </w:r>
            <w:r>
              <w:rPr>
                <w:noProof/>
              </w:rPr>
              <w:instrText>HYPERLINK \l "_Toc532235151</w:instrText>
            </w:r>
            <w:r>
              <w:rPr>
                <w:noProof/>
                <w:rtl/>
              </w:rPr>
              <w:instrText>"</w:instrText>
            </w:r>
            <w:r w:rsidRPr="00F8477B">
              <w:rPr>
                <w:rStyle w:val="Hyperlink"/>
                <w:noProof/>
                <w:rtl/>
              </w:rPr>
              <w:instrText xml:space="preserve"> </w:instrText>
            </w:r>
            <w:r w:rsidRPr="00F8477B">
              <w:rPr>
                <w:rStyle w:val="Hyperlink"/>
                <w:noProof/>
                <w:rtl/>
              </w:rPr>
              <w:fldChar w:fldCharType="separate"/>
            </w:r>
            <w:r w:rsidRPr="00F8477B">
              <w:rPr>
                <w:rStyle w:val="Hyperlink"/>
                <w:rFonts w:ascii="David" w:hAnsi="David" w:cs="David"/>
                <w:noProof/>
              </w:rPr>
              <w:t>BLEU</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Toc532235151 \h</w:instrText>
            </w:r>
            <w:r>
              <w:rPr>
                <w:noProof/>
                <w:webHidden/>
                <w:rtl/>
              </w:rPr>
              <w:instrText xml:space="preserve"> </w:instrText>
            </w:r>
          </w:ins>
          <w:r>
            <w:rPr>
              <w:noProof/>
              <w:webHidden/>
              <w:rtl/>
            </w:rPr>
          </w:r>
          <w:r>
            <w:rPr>
              <w:noProof/>
              <w:webHidden/>
              <w:rtl/>
            </w:rPr>
            <w:fldChar w:fldCharType="separate"/>
          </w:r>
          <w:ins w:id="36" w:author="Avi Turner" w:date="2018-12-10T19:56:00Z">
            <w:r>
              <w:rPr>
                <w:noProof/>
                <w:webHidden/>
                <w:rtl/>
              </w:rPr>
              <w:t>8</w:t>
            </w:r>
            <w:r>
              <w:rPr>
                <w:noProof/>
                <w:webHidden/>
                <w:rtl/>
              </w:rPr>
              <w:fldChar w:fldCharType="end"/>
            </w:r>
            <w:r w:rsidRPr="00F8477B">
              <w:rPr>
                <w:rStyle w:val="Hyperlink"/>
                <w:noProof/>
                <w:rtl/>
              </w:rPr>
              <w:fldChar w:fldCharType="end"/>
            </w:r>
          </w:ins>
        </w:p>
        <w:p w14:paraId="0535F846" w14:textId="7DC46A99" w:rsidR="008279B9" w:rsidRDefault="008279B9">
          <w:pPr>
            <w:pStyle w:val="TOC2"/>
            <w:tabs>
              <w:tab w:val="right" w:leader="dot" w:pos="8296"/>
            </w:tabs>
            <w:rPr>
              <w:ins w:id="37" w:author="Avi Turner" w:date="2018-12-10T19:56:00Z"/>
              <w:rFonts w:eastAsiaTheme="minorEastAsia" w:hAnsiTheme="minorHAnsi" w:cstheme="minorBidi"/>
              <w:noProof/>
              <w:rtl/>
            </w:rPr>
          </w:pPr>
          <w:ins w:id="38" w:author="Avi Turner" w:date="2018-12-10T19:56:00Z">
            <w:r w:rsidRPr="00F8477B">
              <w:rPr>
                <w:rStyle w:val="Hyperlink"/>
                <w:noProof/>
                <w:rtl/>
              </w:rPr>
              <w:fldChar w:fldCharType="begin"/>
            </w:r>
            <w:r w:rsidRPr="00F8477B">
              <w:rPr>
                <w:rStyle w:val="Hyperlink"/>
                <w:noProof/>
                <w:rtl/>
              </w:rPr>
              <w:instrText xml:space="preserve"> </w:instrText>
            </w:r>
            <w:r>
              <w:rPr>
                <w:noProof/>
              </w:rPr>
              <w:instrText>HYPERLINK \l "_Toc532235152</w:instrText>
            </w:r>
            <w:r>
              <w:rPr>
                <w:noProof/>
                <w:rtl/>
              </w:rPr>
              <w:instrText>"</w:instrText>
            </w:r>
            <w:r w:rsidRPr="00F8477B">
              <w:rPr>
                <w:rStyle w:val="Hyperlink"/>
                <w:noProof/>
                <w:rtl/>
              </w:rPr>
              <w:instrText xml:space="preserve"> </w:instrText>
            </w:r>
            <w:r w:rsidRPr="00F8477B">
              <w:rPr>
                <w:rStyle w:val="Hyperlink"/>
                <w:noProof/>
                <w:rtl/>
              </w:rPr>
              <w:fldChar w:fldCharType="separate"/>
            </w:r>
            <w:r w:rsidRPr="00F8477B">
              <w:rPr>
                <w:rStyle w:val="Hyperlink"/>
                <w:rFonts w:ascii="David" w:hAnsi="David" w:cs="David"/>
                <w:noProof/>
                <w:rtl/>
              </w:rPr>
              <w:t>תוצאות מ2018:</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Toc532235152 \h</w:instrText>
            </w:r>
            <w:r>
              <w:rPr>
                <w:noProof/>
                <w:webHidden/>
                <w:rtl/>
              </w:rPr>
              <w:instrText xml:space="preserve"> </w:instrText>
            </w:r>
          </w:ins>
          <w:r>
            <w:rPr>
              <w:noProof/>
              <w:webHidden/>
              <w:rtl/>
            </w:rPr>
          </w:r>
          <w:r>
            <w:rPr>
              <w:noProof/>
              <w:webHidden/>
              <w:rtl/>
            </w:rPr>
            <w:fldChar w:fldCharType="separate"/>
          </w:r>
          <w:ins w:id="39" w:author="Avi Turner" w:date="2018-12-10T19:56:00Z">
            <w:r>
              <w:rPr>
                <w:noProof/>
                <w:webHidden/>
                <w:rtl/>
              </w:rPr>
              <w:t>8</w:t>
            </w:r>
            <w:r>
              <w:rPr>
                <w:noProof/>
                <w:webHidden/>
                <w:rtl/>
              </w:rPr>
              <w:fldChar w:fldCharType="end"/>
            </w:r>
            <w:r w:rsidRPr="00F8477B">
              <w:rPr>
                <w:rStyle w:val="Hyperlink"/>
                <w:noProof/>
                <w:rtl/>
              </w:rPr>
              <w:fldChar w:fldCharType="end"/>
            </w:r>
          </w:ins>
        </w:p>
        <w:p w14:paraId="02825666" w14:textId="377343A3" w:rsidR="008279B9" w:rsidRDefault="008279B9">
          <w:pPr>
            <w:pStyle w:val="TOC1"/>
            <w:tabs>
              <w:tab w:val="right" w:leader="dot" w:pos="8296"/>
            </w:tabs>
            <w:rPr>
              <w:ins w:id="40" w:author="Avi Turner" w:date="2018-12-10T19:56:00Z"/>
              <w:rFonts w:eastAsiaTheme="minorEastAsia" w:hAnsiTheme="minorHAnsi" w:cstheme="minorBidi"/>
              <w:noProof/>
              <w:rtl/>
            </w:rPr>
          </w:pPr>
          <w:ins w:id="41" w:author="Avi Turner" w:date="2018-12-10T19:56:00Z">
            <w:r w:rsidRPr="00F8477B">
              <w:rPr>
                <w:rStyle w:val="Hyperlink"/>
                <w:noProof/>
                <w:rtl/>
              </w:rPr>
              <w:fldChar w:fldCharType="begin"/>
            </w:r>
            <w:r w:rsidRPr="00F8477B">
              <w:rPr>
                <w:rStyle w:val="Hyperlink"/>
                <w:noProof/>
                <w:rtl/>
              </w:rPr>
              <w:instrText xml:space="preserve"> </w:instrText>
            </w:r>
            <w:r>
              <w:rPr>
                <w:noProof/>
              </w:rPr>
              <w:instrText>HYPERLINK \l "_Toc532235153</w:instrText>
            </w:r>
            <w:r>
              <w:rPr>
                <w:noProof/>
                <w:rtl/>
              </w:rPr>
              <w:instrText>"</w:instrText>
            </w:r>
            <w:r w:rsidRPr="00F8477B">
              <w:rPr>
                <w:rStyle w:val="Hyperlink"/>
                <w:noProof/>
                <w:rtl/>
              </w:rPr>
              <w:instrText xml:space="preserve"> </w:instrText>
            </w:r>
            <w:r w:rsidRPr="00F8477B">
              <w:rPr>
                <w:rStyle w:val="Hyperlink"/>
                <w:noProof/>
                <w:rtl/>
              </w:rPr>
              <w:fldChar w:fldCharType="separate"/>
            </w:r>
            <w:r w:rsidRPr="00F8477B">
              <w:rPr>
                <w:rStyle w:val="Hyperlink"/>
                <w:rFonts w:ascii="David" w:hAnsi="David" w:cs="David"/>
                <w:noProof/>
                <w:rtl/>
              </w:rPr>
              <w:t>השוואה לספרות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Toc532235153 \h</w:instrText>
            </w:r>
            <w:r>
              <w:rPr>
                <w:noProof/>
                <w:webHidden/>
                <w:rtl/>
              </w:rPr>
              <w:instrText xml:space="preserve"> </w:instrText>
            </w:r>
          </w:ins>
          <w:r>
            <w:rPr>
              <w:noProof/>
              <w:webHidden/>
              <w:rtl/>
            </w:rPr>
          </w:r>
          <w:r>
            <w:rPr>
              <w:noProof/>
              <w:webHidden/>
              <w:rtl/>
            </w:rPr>
            <w:fldChar w:fldCharType="separate"/>
          </w:r>
          <w:ins w:id="42" w:author="Avi Turner" w:date="2018-12-10T19:56:00Z">
            <w:r>
              <w:rPr>
                <w:noProof/>
                <w:webHidden/>
                <w:rtl/>
              </w:rPr>
              <w:t>9</w:t>
            </w:r>
            <w:r>
              <w:rPr>
                <w:noProof/>
                <w:webHidden/>
                <w:rtl/>
              </w:rPr>
              <w:fldChar w:fldCharType="end"/>
            </w:r>
            <w:r w:rsidRPr="00F8477B">
              <w:rPr>
                <w:rStyle w:val="Hyperlink"/>
                <w:noProof/>
                <w:rtl/>
              </w:rPr>
              <w:fldChar w:fldCharType="end"/>
            </w:r>
          </w:ins>
        </w:p>
        <w:p w14:paraId="5D3926AC" w14:textId="4869CD04" w:rsidR="008279B9" w:rsidRDefault="008279B9">
          <w:pPr>
            <w:pStyle w:val="TOC1"/>
            <w:tabs>
              <w:tab w:val="right" w:leader="dot" w:pos="8296"/>
            </w:tabs>
            <w:rPr>
              <w:ins w:id="43" w:author="Avi Turner" w:date="2018-12-10T19:56:00Z"/>
              <w:rFonts w:eastAsiaTheme="minorEastAsia" w:hAnsiTheme="minorHAnsi" w:cstheme="minorBidi"/>
              <w:noProof/>
              <w:rtl/>
            </w:rPr>
          </w:pPr>
          <w:ins w:id="44" w:author="Avi Turner" w:date="2018-12-10T19:56:00Z">
            <w:r w:rsidRPr="00F8477B">
              <w:rPr>
                <w:rStyle w:val="Hyperlink"/>
                <w:noProof/>
                <w:rtl/>
              </w:rPr>
              <w:fldChar w:fldCharType="begin"/>
            </w:r>
            <w:r w:rsidRPr="00F8477B">
              <w:rPr>
                <w:rStyle w:val="Hyperlink"/>
                <w:noProof/>
                <w:rtl/>
              </w:rPr>
              <w:instrText xml:space="preserve"> </w:instrText>
            </w:r>
            <w:r>
              <w:rPr>
                <w:noProof/>
              </w:rPr>
              <w:instrText>HYPERLINK \l "_Toc532235154</w:instrText>
            </w:r>
            <w:r>
              <w:rPr>
                <w:noProof/>
                <w:rtl/>
              </w:rPr>
              <w:instrText>"</w:instrText>
            </w:r>
            <w:r w:rsidRPr="00F8477B">
              <w:rPr>
                <w:rStyle w:val="Hyperlink"/>
                <w:noProof/>
                <w:rtl/>
              </w:rPr>
              <w:instrText xml:space="preserve"> </w:instrText>
            </w:r>
            <w:r w:rsidRPr="00F8477B">
              <w:rPr>
                <w:rStyle w:val="Hyperlink"/>
                <w:noProof/>
                <w:rtl/>
              </w:rPr>
              <w:fldChar w:fldCharType="separate"/>
            </w:r>
            <w:r w:rsidRPr="00F8477B">
              <w:rPr>
                <w:rStyle w:val="Hyperlink"/>
                <w:rFonts w:ascii="David" w:hAnsi="David" w:cs="David"/>
                <w:noProof/>
                <w:rtl/>
              </w:rPr>
              <w:t>רשימת ספרות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Toc532235154 \h</w:instrText>
            </w:r>
            <w:r>
              <w:rPr>
                <w:noProof/>
                <w:webHidden/>
                <w:rtl/>
              </w:rPr>
              <w:instrText xml:space="preserve"> </w:instrText>
            </w:r>
          </w:ins>
          <w:r>
            <w:rPr>
              <w:noProof/>
              <w:webHidden/>
              <w:rtl/>
            </w:rPr>
          </w:r>
          <w:r>
            <w:rPr>
              <w:noProof/>
              <w:webHidden/>
              <w:rtl/>
            </w:rPr>
            <w:fldChar w:fldCharType="separate"/>
          </w:r>
          <w:ins w:id="45" w:author="Avi Turner" w:date="2018-12-10T19:56:00Z">
            <w:r>
              <w:rPr>
                <w:noProof/>
                <w:webHidden/>
                <w:rtl/>
              </w:rPr>
              <w:t>10</w:t>
            </w:r>
            <w:r>
              <w:rPr>
                <w:noProof/>
                <w:webHidden/>
                <w:rtl/>
              </w:rPr>
              <w:fldChar w:fldCharType="end"/>
            </w:r>
            <w:r w:rsidRPr="00F8477B">
              <w:rPr>
                <w:rStyle w:val="Hyperlink"/>
                <w:noProof/>
                <w:rtl/>
              </w:rPr>
              <w:fldChar w:fldCharType="end"/>
            </w:r>
          </w:ins>
        </w:p>
        <w:p w14:paraId="748D8759" w14:textId="1D79271F" w:rsidR="008279B9" w:rsidRDefault="008279B9">
          <w:pPr>
            <w:pStyle w:val="TOC2"/>
            <w:tabs>
              <w:tab w:val="right" w:leader="dot" w:pos="8296"/>
            </w:tabs>
            <w:rPr>
              <w:ins w:id="46" w:author="Avi Turner" w:date="2018-12-10T19:56:00Z"/>
              <w:rFonts w:eastAsiaTheme="minorEastAsia" w:hAnsiTheme="minorHAnsi" w:cstheme="minorBidi"/>
              <w:noProof/>
              <w:rtl/>
            </w:rPr>
          </w:pPr>
          <w:ins w:id="47" w:author="Avi Turner" w:date="2018-12-10T19:56:00Z">
            <w:r w:rsidRPr="00F8477B">
              <w:rPr>
                <w:rStyle w:val="Hyperlink"/>
                <w:noProof/>
                <w:rtl/>
              </w:rPr>
              <w:fldChar w:fldCharType="begin"/>
            </w:r>
            <w:r w:rsidRPr="00F8477B">
              <w:rPr>
                <w:rStyle w:val="Hyperlink"/>
                <w:noProof/>
                <w:rtl/>
              </w:rPr>
              <w:instrText xml:space="preserve"> </w:instrText>
            </w:r>
            <w:r>
              <w:rPr>
                <w:noProof/>
              </w:rPr>
              <w:instrText>HYPERLINK \l "_Toc532235155</w:instrText>
            </w:r>
            <w:r>
              <w:rPr>
                <w:noProof/>
                <w:rtl/>
              </w:rPr>
              <w:instrText>"</w:instrText>
            </w:r>
            <w:r w:rsidRPr="00F8477B">
              <w:rPr>
                <w:rStyle w:val="Hyperlink"/>
                <w:noProof/>
                <w:rtl/>
              </w:rPr>
              <w:instrText xml:space="preserve"> </w:instrText>
            </w:r>
            <w:r w:rsidRPr="00F8477B">
              <w:rPr>
                <w:rStyle w:val="Hyperlink"/>
                <w:noProof/>
                <w:rtl/>
              </w:rPr>
              <w:fldChar w:fldCharType="separate"/>
            </w:r>
            <w:r w:rsidRPr="00F8477B">
              <w:rPr>
                <w:rStyle w:val="Hyperlink"/>
                <w:noProof/>
                <w:rtl/>
              </w:rPr>
              <w:t>מקורות נוספים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Toc532235155 \h</w:instrText>
            </w:r>
            <w:r>
              <w:rPr>
                <w:noProof/>
                <w:webHidden/>
                <w:rtl/>
              </w:rPr>
              <w:instrText xml:space="preserve"> </w:instrText>
            </w:r>
          </w:ins>
          <w:r>
            <w:rPr>
              <w:noProof/>
              <w:webHidden/>
              <w:rtl/>
            </w:rPr>
          </w:r>
          <w:r>
            <w:rPr>
              <w:noProof/>
              <w:webHidden/>
              <w:rtl/>
            </w:rPr>
            <w:fldChar w:fldCharType="separate"/>
          </w:r>
          <w:ins w:id="48" w:author="Avi Turner" w:date="2018-12-10T19:56:00Z">
            <w:r>
              <w:rPr>
                <w:noProof/>
                <w:webHidden/>
                <w:rtl/>
              </w:rPr>
              <w:t>11</w:t>
            </w:r>
            <w:r>
              <w:rPr>
                <w:noProof/>
                <w:webHidden/>
                <w:rtl/>
              </w:rPr>
              <w:fldChar w:fldCharType="end"/>
            </w:r>
            <w:r w:rsidRPr="00F8477B">
              <w:rPr>
                <w:rStyle w:val="Hyperlink"/>
                <w:noProof/>
                <w:rtl/>
              </w:rPr>
              <w:fldChar w:fldCharType="end"/>
            </w:r>
          </w:ins>
        </w:p>
        <w:p w14:paraId="67201C07" w14:textId="5CEC1113" w:rsidR="00757CCE" w:rsidRPr="00C60D93" w:rsidDel="008279B9" w:rsidRDefault="00757CCE">
          <w:pPr>
            <w:pStyle w:val="TOC1"/>
            <w:tabs>
              <w:tab w:val="right" w:leader="dot" w:pos="8296"/>
            </w:tabs>
            <w:rPr>
              <w:del w:id="49" w:author="Avi Turner" w:date="2018-12-10T19:56:00Z"/>
              <w:rFonts w:ascii="David" w:eastAsiaTheme="minorEastAsia" w:hAnsi="David" w:cs="David"/>
              <w:noProof/>
              <w:rtl/>
            </w:rPr>
          </w:pPr>
          <w:del w:id="50" w:author="Avi Turner" w:date="2018-12-10T19:56:00Z">
            <w:r w:rsidRPr="008279B9" w:rsidDel="008279B9">
              <w:rPr>
                <w:rStyle w:val="Hyperlink"/>
                <w:rFonts w:ascii="David" w:hAnsi="David" w:cs="David"/>
                <w:noProof/>
                <w:rtl/>
              </w:rPr>
              <w:delText>תקציר</w:delText>
            </w:r>
            <w:r w:rsidRPr="00C60D93" w:rsidDel="008279B9">
              <w:rPr>
                <w:rFonts w:ascii="David" w:hAnsi="David" w:cs="David"/>
                <w:noProof/>
                <w:webHidden/>
                <w:rtl/>
              </w:rPr>
              <w:tab/>
              <w:delText>3</w:delText>
            </w:r>
          </w:del>
        </w:p>
        <w:p w14:paraId="55E025B6" w14:textId="2308E5DB" w:rsidR="00757CCE" w:rsidRPr="00C60D93" w:rsidDel="008279B9" w:rsidRDefault="00757CCE">
          <w:pPr>
            <w:pStyle w:val="TOC1"/>
            <w:tabs>
              <w:tab w:val="right" w:leader="dot" w:pos="8296"/>
            </w:tabs>
            <w:rPr>
              <w:del w:id="51" w:author="Avi Turner" w:date="2018-12-10T19:56:00Z"/>
              <w:rFonts w:ascii="David" w:eastAsiaTheme="minorEastAsia" w:hAnsi="David" w:cs="David"/>
              <w:noProof/>
              <w:rtl/>
            </w:rPr>
          </w:pPr>
          <w:del w:id="52" w:author="Avi Turner" w:date="2018-12-10T19:56:00Z">
            <w:r w:rsidRPr="008279B9" w:rsidDel="008279B9">
              <w:rPr>
                <w:rStyle w:val="Hyperlink"/>
                <w:rFonts w:ascii="David" w:hAnsi="David" w:cs="David"/>
                <w:noProof/>
                <w:rtl/>
              </w:rPr>
              <w:delText>רקע</w:delText>
            </w:r>
            <w:r w:rsidRPr="00C60D93" w:rsidDel="008279B9">
              <w:rPr>
                <w:rFonts w:ascii="David" w:hAnsi="David" w:cs="David"/>
                <w:noProof/>
                <w:webHidden/>
                <w:rtl/>
              </w:rPr>
              <w:tab/>
              <w:delText>4</w:delText>
            </w:r>
          </w:del>
        </w:p>
        <w:p w14:paraId="1313A9E9" w14:textId="7617856F" w:rsidR="00757CCE" w:rsidRPr="00C60D93" w:rsidDel="008279B9" w:rsidRDefault="00757CCE">
          <w:pPr>
            <w:pStyle w:val="TOC2"/>
            <w:tabs>
              <w:tab w:val="right" w:leader="dot" w:pos="8296"/>
            </w:tabs>
            <w:rPr>
              <w:del w:id="53" w:author="Avi Turner" w:date="2018-12-10T19:56:00Z"/>
              <w:rFonts w:ascii="David" w:eastAsiaTheme="minorEastAsia" w:hAnsi="David" w:cs="David"/>
              <w:noProof/>
              <w:rtl/>
            </w:rPr>
          </w:pPr>
          <w:del w:id="54" w:author="Avi Turner" w:date="2018-12-10T19:56:00Z">
            <w:r w:rsidRPr="008279B9" w:rsidDel="008279B9">
              <w:rPr>
                <w:rStyle w:val="Hyperlink"/>
                <w:rFonts w:ascii="David" w:hAnsi="David" w:cs="David"/>
                <w:noProof/>
                <w:rtl/>
              </w:rPr>
              <w:delText>למידה עמוקה (</w:delText>
            </w:r>
            <w:r w:rsidRPr="008279B9" w:rsidDel="008279B9">
              <w:rPr>
                <w:rStyle w:val="Hyperlink"/>
                <w:rFonts w:ascii="David" w:hAnsi="David" w:cs="David"/>
                <w:noProof/>
              </w:rPr>
              <w:delText>Deep learning</w:delText>
            </w:r>
            <w:r w:rsidRPr="008279B9" w:rsidDel="008279B9">
              <w:rPr>
                <w:rStyle w:val="Hyperlink"/>
                <w:rFonts w:ascii="David" w:hAnsi="David" w:cs="David"/>
                <w:noProof/>
                <w:rtl/>
              </w:rPr>
              <w:delText>)</w:delText>
            </w:r>
            <w:r w:rsidRPr="00C60D93" w:rsidDel="008279B9">
              <w:rPr>
                <w:rFonts w:ascii="David" w:hAnsi="David" w:cs="David"/>
                <w:noProof/>
                <w:webHidden/>
                <w:rtl/>
              </w:rPr>
              <w:tab/>
              <w:delText>4</w:delText>
            </w:r>
          </w:del>
        </w:p>
        <w:p w14:paraId="746A0D9B" w14:textId="52219EE3" w:rsidR="00757CCE" w:rsidRPr="00C60D93" w:rsidDel="008279B9" w:rsidRDefault="00757CCE">
          <w:pPr>
            <w:pStyle w:val="TOC2"/>
            <w:tabs>
              <w:tab w:val="right" w:leader="dot" w:pos="8296"/>
            </w:tabs>
            <w:rPr>
              <w:del w:id="55" w:author="Avi Turner" w:date="2018-12-10T19:56:00Z"/>
              <w:rFonts w:ascii="David" w:eastAsiaTheme="minorEastAsia" w:hAnsi="David" w:cs="David"/>
              <w:noProof/>
              <w:rtl/>
            </w:rPr>
          </w:pPr>
          <w:del w:id="56" w:author="Avi Turner" w:date="2018-12-10T19:56:00Z">
            <w:r w:rsidRPr="008279B9" w:rsidDel="008279B9">
              <w:rPr>
                <w:rStyle w:val="Hyperlink"/>
                <w:rFonts w:ascii="David" w:hAnsi="David" w:cs="David"/>
                <w:noProof/>
                <w:rtl/>
              </w:rPr>
              <w:delText>מנוחים נוספים</w:delText>
            </w:r>
            <w:r w:rsidRPr="00C60D93" w:rsidDel="008279B9">
              <w:rPr>
                <w:rFonts w:ascii="David" w:hAnsi="David" w:cs="David"/>
                <w:noProof/>
                <w:webHidden/>
                <w:rtl/>
              </w:rPr>
              <w:tab/>
              <w:delText>4</w:delText>
            </w:r>
          </w:del>
        </w:p>
        <w:p w14:paraId="2398FBD4" w14:textId="5AEAEDFB" w:rsidR="00757CCE" w:rsidRPr="00C60D93" w:rsidDel="008279B9" w:rsidRDefault="00757CCE">
          <w:pPr>
            <w:pStyle w:val="TOC2"/>
            <w:tabs>
              <w:tab w:val="right" w:leader="dot" w:pos="8296"/>
            </w:tabs>
            <w:rPr>
              <w:del w:id="57" w:author="Avi Turner" w:date="2018-12-10T19:56:00Z"/>
              <w:rFonts w:ascii="David" w:eastAsiaTheme="minorEastAsia" w:hAnsi="David" w:cs="David"/>
              <w:noProof/>
              <w:rtl/>
            </w:rPr>
          </w:pPr>
          <w:del w:id="58" w:author="Avi Turner" w:date="2018-12-10T19:56:00Z">
            <w:r w:rsidRPr="008279B9" w:rsidDel="008279B9">
              <w:rPr>
                <w:rStyle w:val="Hyperlink"/>
                <w:rFonts w:ascii="David" w:hAnsi="David" w:cs="David"/>
                <w:noProof/>
              </w:rPr>
              <w:delText>VQA - Visual Question Answering</w:delText>
            </w:r>
            <w:r w:rsidRPr="00C60D93" w:rsidDel="008279B9">
              <w:rPr>
                <w:rFonts w:ascii="David" w:hAnsi="David" w:cs="David"/>
                <w:noProof/>
                <w:webHidden/>
                <w:rtl/>
              </w:rPr>
              <w:tab/>
              <w:delText>5</w:delText>
            </w:r>
          </w:del>
        </w:p>
        <w:p w14:paraId="3F01CC0F" w14:textId="5C0E5B21" w:rsidR="00757CCE" w:rsidRPr="00C60D93" w:rsidDel="008279B9" w:rsidRDefault="00757CCE">
          <w:pPr>
            <w:pStyle w:val="TOC1"/>
            <w:tabs>
              <w:tab w:val="right" w:leader="dot" w:pos="8296"/>
            </w:tabs>
            <w:rPr>
              <w:del w:id="59" w:author="Avi Turner" w:date="2018-12-10T19:56:00Z"/>
              <w:rFonts w:ascii="David" w:eastAsiaTheme="minorEastAsia" w:hAnsi="David" w:cs="David"/>
              <w:noProof/>
              <w:rtl/>
            </w:rPr>
          </w:pPr>
          <w:del w:id="60" w:author="Avi Turner" w:date="2018-12-10T19:56:00Z">
            <w:r w:rsidRPr="008279B9" w:rsidDel="008279B9">
              <w:rPr>
                <w:rStyle w:val="Hyperlink"/>
                <w:rFonts w:ascii="David" w:hAnsi="David" w:cs="David"/>
                <w:noProof/>
                <w:rtl/>
              </w:rPr>
              <w:delText>מהות ותיאור הבעיה</w:delText>
            </w:r>
            <w:r w:rsidRPr="00C60D93" w:rsidDel="008279B9">
              <w:rPr>
                <w:rFonts w:ascii="David" w:hAnsi="David" w:cs="David"/>
                <w:noProof/>
                <w:webHidden/>
                <w:rtl/>
              </w:rPr>
              <w:tab/>
              <w:delText>6</w:delText>
            </w:r>
          </w:del>
        </w:p>
        <w:p w14:paraId="42FE1F56" w14:textId="25715184" w:rsidR="00757CCE" w:rsidRPr="00C60D93" w:rsidDel="008279B9" w:rsidRDefault="00757CCE">
          <w:pPr>
            <w:pStyle w:val="TOC2"/>
            <w:tabs>
              <w:tab w:val="right" w:leader="dot" w:pos="8296"/>
            </w:tabs>
            <w:rPr>
              <w:del w:id="61" w:author="Avi Turner" w:date="2018-12-10T19:56:00Z"/>
              <w:rFonts w:ascii="David" w:eastAsiaTheme="minorEastAsia" w:hAnsi="David" w:cs="David"/>
              <w:noProof/>
              <w:rtl/>
            </w:rPr>
          </w:pPr>
          <w:del w:id="62" w:author="Avi Turner" w:date="2018-12-10T19:56:00Z">
            <w:r w:rsidRPr="008279B9" w:rsidDel="008279B9">
              <w:rPr>
                <w:rStyle w:val="Hyperlink"/>
                <w:rFonts w:ascii="David" w:hAnsi="David" w:cs="David"/>
                <w:noProof/>
              </w:rPr>
              <w:delText>VQA-Med</w:delText>
            </w:r>
            <w:r w:rsidRPr="00C60D93" w:rsidDel="008279B9">
              <w:rPr>
                <w:rFonts w:ascii="David" w:hAnsi="David" w:cs="David"/>
                <w:noProof/>
                <w:webHidden/>
                <w:rtl/>
              </w:rPr>
              <w:tab/>
              <w:delText>6</w:delText>
            </w:r>
          </w:del>
        </w:p>
        <w:p w14:paraId="2A04EF73" w14:textId="54BC49F0" w:rsidR="00757CCE" w:rsidRPr="00C60D93" w:rsidDel="008279B9" w:rsidRDefault="00757CCE">
          <w:pPr>
            <w:pStyle w:val="TOC1"/>
            <w:tabs>
              <w:tab w:val="right" w:leader="dot" w:pos="8296"/>
            </w:tabs>
            <w:rPr>
              <w:del w:id="63" w:author="Avi Turner" w:date="2018-12-10T19:56:00Z"/>
              <w:rFonts w:ascii="David" w:eastAsiaTheme="minorEastAsia" w:hAnsi="David" w:cs="David"/>
              <w:noProof/>
              <w:rtl/>
            </w:rPr>
          </w:pPr>
          <w:del w:id="64" w:author="Avi Turner" w:date="2018-12-10T19:56:00Z">
            <w:r w:rsidRPr="008279B9" w:rsidDel="008279B9">
              <w:rPr>
                <w:rStyle w:val="Hyperlink"/>
                <w:rFonts w:ascii="David" w:hAnsi="David" w:cs="David"/>
                <w:noProof/>
                <w:rtl/>
              </w:rPr>
              <w:delText>מהות ותיאור הפתרון</w:delText>
            </w:r>
            <w:r w:rsidRPr="00C60D93" w:rsidDel="008279B9">
              <w:rPr>
                <w:rFonts w:ascii="David" w:hAnsi="David" w:cs="David"/>
                <w:noProof/>
                <w:webHidden/>
                <w:rtl/>
              </w:rPr>
              <w:tab/>
              <w:delText>7</w:delText>
            </w:r>
          </w:del>
        </w:p>
        <w:p w14:paraId="1A62D404" w14:textId="2C6D010C" w:rsidR="00757CCE" w:rsidRPr="00C60D93" w:rsidDel="008279B9" w:rsidRDefault="00757CCE">
          <w:pPr>
            <w:pStyle w:val="TOC1"/>
            <w:tabs>
              <w:tab w:val="right" w:leader="dot" w:pos="8296"/>
            </w:tabs>
            <w:rPr>
              <w:del w:id="65" w:author="Avi Turner" w:date="2018-12-10T19:56:00Z"/>
              <w:rFonts w:ascii="David" w:eastAsiaTheme="minorEastAsia" w:hAnsi="David" w:cs="David"/>
              <w:noProof/>
              <w:rtl/>
            </w:rPr>
          </w:pPr>
          <w:del w:id="66" w:author="Avi Turner" w:date="2018-12-10T19:56:00Z">
            <w:r w:rsidRPr="008279B9" w:rsidDel="008279B9">
              <w:rPr>
                <w:rStyle w:val="Hyperlink"/>
                <w:rFonts w:ascii="David" w:hAnsi="David" w:cs="David"/>
                <w:noProof/>
                <w:rtl/>
              </w:rPr>
              <w:delText>תוצאות ראשוניות</w:delText>
            </w:r>
            <w:r w:rsidRPr="00C60D93" w:rsidDel="008279B9">
              <w:rPr>
                <w:rFonts w:ascii="David" w:hAnsi="David" w:cs="David"/>
                <w:noProof/>
                <w:webHidden/>
                <w:rtl/>
              </w:rPr>
              <w:tab/>
              <w:delText>8</w:delText>
            </w:r>
          </w:del>
        </w:p>
        <w:p w14:paraId="5C6C4AA2" w14:textId="0E7930EC" w:rsidR="00757CCE" w:rsidRPr="00C60D93" w:rsidDel="008279B9" w:rsidRDefault="00757CCE">
          <w:pPr>
            <w:pStyle w:val="TOC2"/>
            <w:tabs>
              <w:tab w:val="right" w:leader="dot" w:pos="8296"/>
            </w:tabs>
            <w:rPr>
              <w:del w:id="67" w:author="Avi Turner" w:date="2018-12-10T19:56:00Z"/>
              <w:rFonts w:ascii="David" w:eastAsiaTheme="minorEastAsia" w:hAnsi="David" w:cs="David"/>
              <w:noProof/>
              <w:rtl/>
            </w:rPr>
          </w:pPr>
          <w:del w:id="68" w:author="Avi Turner" w:date="2018-12-10T19:56:00Z">
            <w:r w:rsidRPr="008279B9" w:rsidDel="008279B9">
              <w:rPr>
                <w:rStyle w:val="Hyperlink"/>
                <w:rFonts w:ascii="David" w:hAnsi="David" w:cs="David"/>
                <w:noProof/>
                <w:rtl/>
              </w:rPr>
              <w:delText>מדדים</w:delText>
            </w:r>
            <w:r w:rsidRPr="00C60D93" w:rsidDel="008279B9">
              <w:rPr>
                <w:rFonts w:ascii="David" w:hAnsi="David" w:cs="David"/>
                <w:noProof/>
                <w:webHidden/>
                <w:rtl/>
              </w:rPr>
              <w:tab/>
              <w:delText>8</w:delText>
            </w:r>
          </w:del>
        </w:p>
        <w:p w14:paraId="417816FF" w14:textId="7C5350B5" w:rsidR="00757CCE" w:rsidRPr="00C60D93" w:rsidDel="008279B9" w:rsidRDefault="00757CCE">
          <w:pPr>
            <w:pStyle w:val="TOC3"/>
            <w:tabs>
              <w:tab w:val="right" w:leader="dot" w:pos="8296"/>
            </w:tabs>
            <w:rPr>
              <w:del w:id="69" w:author="Avi Turner" w:date="2018-12-10T19:56:00Z"/>
              <w:rFonts w:ascii="David" w:eastAsiaTheme="minorEastAsia" w:hAnsi="David" w:cs="David"/>
              <w:noProof/>
              <w:rtl/>
            </w:rPr>
          </w:pPr>
          <w:del w:id="70" w:author="Avi Turner" w:date="2018-12-10T19:56:00Z">
            <w:r w:rsidRPr="008279B9" w:rsidDel="008279B9">
              <w:rPr>
                <w:rStyle w:val="Hyperlink"/>
                <w:rFonts w:ascii="David" w:hAnsi="David" w:cs="David"/>
                <w:noProof/>
              </w:rPr>
              <w:delText>WBSS</w:delText>
            </w:r>
            <w:r w:rsidRPr="00C60D93" w:rsidDel="008279B9">
              <w:rPr>
                <w:rFonts w:ascii="David" w:hAnsi="David" w:cs="David"/>
                <w:noProof/>
                <w:webHidden/>
                <w:rtl/>
              </w:rPr>
              <w:tab/>
              <w:delText>8</w:delText>
            </w:r>
          </w:del>
        </w:p>
        <w:p w14:paraId="37170EED" w14:textId="6DEF6A1D" w:rsidR="00757CCE" w:rsidRPr="00C60D93" w:rsidDel="008279B9" w:rsidRDefault="00757CCE">
          <w:pPr>
            <w:pStyle w:val="TOC3"/>
            <w:tabs>
              <w:tab w:val="right" w:leader="dot" w:pos="8296"/>
            </w:tabs>
            <w:rPr>
              <w:del w:id="71" w:author="Avi Turner" w:date="2018-12-10T19:56:00Z"/>
              <w:rFonts w:ascii="David" w:eastAsiaTheme="minorEastAsia" w:hAnsi="David" w:cs="David"/>
              <w:noProof/>
              <w:rtl/>
            </w:rPr>
          </w:pPr>
          <w:del w:id="72" w:author="Avi Turner" w:date="2018-12-10T19:56:00Z">
            <w:r w:rsidRPr="008279B9" w:rsidDel="008279B9">
              <w:rPr>
                <w:rStyle w:val="Hyperlink"/>
                <w:rFonts w:ascii="David" w:hAnsi="David" w:cs="David"/>
                <w:noProof/>
              </w:rPr>
              <w:delText>BLEU</w:delText>
            </w:r>
            <w:r w:rsidRPr="00C60D93" w:rsidDel="008279B9">
              <w:rPr>
                <w:rFonts w:ascii="David" w:hAnsi="David" w:cs="David"/>
                <w:noProof/>
                <w:webHidden/>
                <w:rtl/>
              </w:rPr>
              <w:tab/>
              <w:delText>8</w:delText>
            </w:r>
          </w:del>
        </w:p>
        <w:p w14:paraId="0AA46F38" w14:textId="0725B35D" w:rsidR="00757CCE" w:rsidRPr="00C60D93" w:rsidDel="008279B9" w:rsidRDefault="00757CCE">
          <w:pPr>
            <w:pStyle w:val="TOC2"/>
            <w:tabs>
              <w:tab w:val="right" w:leader="dot" w:pos="8296"/>
            </w:tabs>
            <w:rPr>
              <w:del w:id="73" w:author="Avi Turner" w:date="2018-12-10T19:56:00Z"/>
              <w:rFonts w:ascii="David" w:eastAsiaTheme="minorEastAsia" w:hAnsi="David" w:cs="David"/>
              <w:noProof/>
              <w:rtl/>
            </w:rPr>
          </w:pPr>
          <w:del w:id="74" w:author="Avi Turner" w:date="2018-12-10T19:56:00Z">
            <w:r w:rsidRPr="008279B9" w:rsidDel="008279B9">
              <w:rPr>
                <w:rStyle w:val="Hyperlink"/>
                <w:rFonts w:ascii="David" w:hAnsi="David" w:cs="David"/>
                <w:noProof/>
                <w:rtl/>
              </w:rPr>
              <w:delText>תוצאות מ2018:</w:delText>
            </w:r>
            <w:r w:rsidRPr="00C60D93" w:rsidDel="008279B9">
              <w:rPr>
                <w:rFonts w:ascii="David" w:hAnsi="David" w:cs="David"/>
                <w:noProof/>
                <w:webHidden/>
                <w:rtl/>
              </w:rPr>
              <w:tab/>
              <w:delText>8</w:delText>
            </w:r>
          </w:del>
        </w:p>
        <w:p w14:paraId="614B7801" w14:textId="4EB769BE" w:rsidR="00757CCE" w:rsidRPr="00C60D93" w:rsidDel="008279B9" w:rsidRDefault="00757CCE">
          <w:pPr>
            <w:pStyle w:val="TOC1"/>
            <w:tabs>
              <w:tab w:val="right" w:leader="dot" w:pos="8296"/>
            </w:tabs>
            <w:rPr>
              <w:del w:id="75" w:author="Avi Turner" w:date="2018-12-10T19:56:00Z"/>
              <w:rFonts w:ascii="David" w:eastAsiaTheme="minorEastAsia" w:hAnsi="David" w:cs="David"/>
              <w:noProof/>
              <w:rtl/>
            </w:rPr>
          </w:pPr>
          <w:del w:id="76" w:author="Avi Turner" w:date="2018-12-10T19:56:00Z">
            <w:r w:rsidRPr="008279B9" w:rsidDel="008279B9">
              <w:rPr>
                <w:rStyle w:val="Hyperlink"/>
                <w:rFonts w:ascii="David" w:hAnsi="David" w:cs="David"/>
                <w:noProof/>
                <w:rtl/>
              </w:rPr>
              <w:delText>השוואה לספרות</w:delText>
            </w:r>
            <w:r w:rsidRPr="00C60D93" w:rsidDel="008279B9">
              <w:rPr>
                <w:rFonts w:ascii="David" w:hAnsi="David" w:cs="David"/>
                <w:noProof/>
                <w:webHidden/>
                <w:rtl/>
              </w:rPr>
              <w:tab/>
              <w:delText>9</w:delText>
            </w:r>
          </w:del>
        </w:p>
        <w:p w14:paraId="2747B534" w14:textId="3F731F3C" w:rsidR="00757CCE" w:rsidRPr="00C60D93" w:rsidDel="008279B9" w:rsidRDefault="00757CCE">
          <w:pPr>
            <w:pStyle w:val="TOC1"/>
            <w:tabs>
              <w:tab w:val="right" w:leader="dot" w:pos="8296"/>
            </w:tabs>
            <w:rPr>
              <w:del w:id="77" w:author="Avi Turner" w:date="2018-12-10T19:56:00Z"/>
              <w:rFonts w:ascii="David" w:eastAsiaTheme="minorEastAsia" w:hAnsi="David" w:cs="David"/>
              <w:noProof/>
              <w:rtl/>
            </w:rPr>
          </w:pPr>
          <w:del w:id="78" w:author="Avi Turner" w:date="2018-12-10T19:56:00Z">
            <w:r w:rsidRPr="008279B9" w:rsidDel="008279B9">
              <w:rPr>
                <w:rStyle w:val="Hyperlink"/>
                <w:rFonts w:ascii="David" w:hAnsi="David" w:cs="David"/>
                <w:noProof/>
                <w:rtl/>
              </w:rPr>
              <w:delText>רשימת ספרות</w:delText>
            </w:r>
            <w:r w:rsidRPr="00C60D93" w:rsidDel="008279B9">
              <w:rPr>
                <w:rFonts w:ascii="David" w:hAnsi="David" w:cs="David"/>
                <w:noProof/>
                <w:webHidden/>
                <w:rtl/>
              </w:rPr>
              <w:tab/>
              <w:delText>10</w:delText>
            </w:r>
          </w:del>
        </w:p>
        <w:p w14:paraId="65C0E6D1" w14:textId="2205DB58" w:rsidR="008612D1" w:rsidRPr="00C60D93" w:rsidRDefault="008612D1" w:rsidP="001B7333">
          <w:pPr>
            <w:ind w:right="206"/>
            <w:rPr>
              <w:rFonts w:ascii="David" w:hAnsi="David" w:cs="David"/>
            </w:rPr>
          </w:pPr>
          <w:r w:rsidRPr="00C60D93">
            <w:rPr>
              <w:rFonts w:ascii="David" w:hAnsi="David" w:cs="David"/>
              <w:b/>
              <w:bCs/>
              <w:lang w:val="he-IL"/>
            </w:rPr>
            <w:fldChar w:fldCharType="end"/>
          </w:r>
        </w:p>
      </w:sdtContent>
    </w:sdt>
    <w:p w14:paraId="7F52E1D5" w14:textId="77777777" w:rsidR="002D7E28" w:rsidRPr="0097573D" w:rsidRDefault="002D7E28" w:rsidP="001B7333">
      <w:pPr>
        <w:ind w:right="206"/>
        <w:rPr>
          <w:rFonts w:ascii="David" w:hAnsi="David" w:cs="David"/>
          <w:sz w:val="36"/>
          <w:szCs w:val="36"/>
          <w:rtl/>
        </w:rPr>
      </w:pPr>
      <w:r w:rsidRPr="0097573D">
        <w:rPr>
          <w:rFonts w:ascii="David" w:hAnsi="David" w:cs="David"/>
          <w:sz w:val="36"/>
          <w:szCs w:val="36"/>
        </w:rPr>
        <w:br w:type="page"/>
      </w:r>
    </w:p>
    <w:p w14:paraId="7905A582" w14:textId="33BFD422" w:rsidR="002D7E28" w:rsidRPr="00C60D93" w:rsidRDefault="002D7E28" w:rsidP="00C60D93">
      <w:pPr>
        <w:pStyle w:val="Heading1"/>
        <w:tabs>
          <w:tab w:val="left" w:pos="26"/>
        </w:tabs>
        <w:spacing w:before="0"/>
        <w:ind w:left="26" w:right="206"/>
        <w:rPr>
          <w:rFonts w:ascii="David" w:hAnsi="David" w:cs="David"/>
          <w:rtl/>
        </w:rPr>
      </w:pPr>
      <w:bookmarkStart w:id="79" w:name="_Toc532235140"/>
      <w:r w:rsidRPr="00C60D93">
        <w:rPr>
          <w:rFonts w:ascii="David" w:hAnsi="David" w:cs="David" w:hint="eastAsia"/>
          <w:rtl/>
        </w:rPr>
        <w:lastRenderedPageBreak/>
        <w:t>תקציר</w:t>
      </w:r>
      <w:bookmarkEnd w:id="79"/>
    </w:p>
    <w:p w14:paraId="7F801B32" w14:textId="77777777" w:rsidR="002D7E28" w:rsidRPr="00C60D93" w:rsidRDefault="002D7E28" w:rsidP="001B7333">
      <w:pPr>
        <w:ind w:left="386" w:right="206"/>
        <w:rPr>
          <w:rFonts w:ascii="David" w:hAnsi="David" w:cs="David"/>
          <w:rtl/>
        </w:rPr>
      </w:pPr>
    </w:p>
    <w:p w14:paraId="1EC57AD5" w14:textId="3A45CDF8" w:rsidR="00BE11CD" w:rsidRPr="0097573D" w:rsidRDefault="006C765A" w:rsidP="00C60D93">
      <w:pPr>
        <w:ind w:left="26" w:right="206"/>
        <w:rPr>
          <w:rFonts w:ascii="David" w:hAnsi="David" w:cs="David"/>
          <w:rtl/>
        </w:rPr>
      </w:pPr>
      <w:r w:rsidRPr="0097573D">
        <w:rPr>
          <w:rFonts w:ascii="David" w:hAnsi="David" w:cs="David"/>
        </w:rPr>
        <w:t>Visual Question Answering</w:t>
      </w:r>
      <w:r w:rsidR="002D7E28" w:rsidRPr="0097573D">
        <w:rPr>
          <w:rFonts w:ascii="David" w:hAnsi="David" w:cs="David"/>
          <w:rtl/>
        </w:rPr>
        <w:t xml:space="preserve"> </w:t>
      </w:r>
      <w:r w:rsidRPr="0097573D">
        <w:rPr>
          <w:rFonts w:ascii="David" w:hAnsi="David" w:cs="David" w:hint="eastAsia"/>
          <w:rtl/>
        </w:rPr>
        <w:t>או</w:t>
      </w:r>
      <w:r w:rsidRPr="0097573D">
        <w:rPr>
          <w:rFonts w:ascii="David" w:hAnsi="David" w:cs="David"/>
          <w:rtl/>
        </w:rPr>
        <w:t xml:space="preserve"> בקיצור – </w:t>
      </w:r>
      <w:r w:rsidRPr="0097573D">
        <w:rPr>
          <w:rFonts w:ascii="David" w:hAnsi="David" w:cs="David"/>
        </w:rPr>
        <w:t>VQA</w:t>
      </w:r>
      <w:r w:rsidRPr="0097573D">
        <w:rPr>
          <w:rFonts w:ascii="David" w:hAnsi="David" w:cs="David"/>
          <w:rtl/>
        </w:rPr>
        <w:t xml:space="preserve">, </w:t>
      </w:r>
      <w:r w:rsidR="002D7E28" w:rsidRPr="0097573D">
        <w:rPr>
          <w:rFonts w:ascii="David" w:hAnsi="David" w:cs="David" w:hint="eastAsia"/>
          <w:rtl/>
        </w:rPr>
        <w:t>הוא</w:t>
      </w:r>
      <w:r w:rsidR="002D7E28" w:rsidRPr="0097573D">
        <w:rPr>
          <w:rFonts w:ascii="David" w:hAnsi="David" w:cs="David"/>
          <w:rtl/>
        </w:rPr>
        <w:t xml:space="preserve"> תחום מחקר על בניית מערכות תכנה המסוגלות לענות על שאלות, המנוסחות בשפה טבעית, לגבי תמונה נתונה.</w:t>
      </w:r>
      <w:r w:rsidR="00BE11CD" w:rsidRPr="0097573D">
        <w:rPr>
          <w:rFonts w:ascii="David" w:hAnsi="David" w:cs="David"/>
          <w:rtl/>
        </w:rPr>
        <w:t xml:space="preserve"> כלומר,  בהינתן </w:t>
      </w:r>
      <w:r w:rsidR="00C9679B" w:rsidRPr="0097573D">
        <w:rPr>
          <w:rFonts w:ascii="David" w:hAnsi="David" w:cs="David" w:hint="eastAsia"/>
          <w:rtl/>
        </w:rPr>
        <w:t>תמונה</w:t>
      </w:r>
      <w:r w:rsidR="00C9679B" w:rsidRPr="0097573D">
        <w:rPr>
          <w:rFonts w:ascii="David" w:hAnsi="David" w:cs="David"/>
          <w:rtl/>
        </w:rPr>
        <w:t xml:space="preserve"> </w:t>
      </w:r>
      <w:r w:rsidR="00C9679B" w:rsidRPr="0097573D">
        <w:rPr>
          <w:rFonts w:ascii="David" w:hAnsi="David" w:cs="David" w:hint="eastAsia"/>
          <w:rtl/>
        </w:rPr>
        <w:t>ושאלה</w:t>
      </w:r>
      <w:r w:rsidR="00C9679B" w:rsidRPr="0097573D">
        <w:rPr>
          <w:rFonts w:ascii="David" w:hAnsi="David" w:cs="David"/>
          <w:rtl/>
        </w:rPr>
        <w:t xml:space="preserve"> על התמונה (קלט) </w:t>
      </w:r>
      <w:r w:rsidR="00C9679B" w:rsidRPr="0097573D">
        <w:rPr>
          <w:rFonts w:ascii="David" w:hAnsi="David" w:cs="David" w:hint="eastAsia"/>
          <w:rtl/>
        </w:rPr>
        <w:t>תופק</w:t>
      </w:r>
      <w:r w:rsidR="00C9679B" w:rsidRPr="0097573D">
        <w:rPr>
          <w:rFonts w:ascii="David" w:hAnsi="David" w:cs="David"/>
          <w:rtl/>
        </w:rPr>
        <w:t xml:space="preserve"> תשובה מתאימה (פלט)</w:t>
      </w:r>
    </w:p>
    <w:p w14:paraId="1C1EDB43" w14:textId="538E4F08" w:rsidR="0019779F" w:rsidRPr="0097573D" w:rsidRDefault="0019779F" w:rsidP="00C60D93">
      <w:pPr>
        <w:ind w:left="26" w:right="206"/>
        <w:rPr>
          <w:rFonts w:ascii="David" w:hAnsi="David" w:cs="David"/>
          <w:rtl/>
        </w:rPr>
      </w:pPr>
      <w:r w:rsidRPr="00C60D93">
        <w:rPr>
          <w:rFonts w:ascii="David" w:hAnsi="David" w:cs="David" w:hint="eastAsia"/>
          <w:rtl/>
        </w:rPr>
        <w:t>מערכת</w:t>
      </w:r>
      <w:r w:rsidRPr="00C60D93">
        <w:rPr>
          <w:rFonts w:ascii="David" w:hAnsi="David" w:cs="David"/>
          <w:rtl/>
        </w:rPr>
        <w:t xml:space="preserve"> </w:t>
      </w:r>
      <w:r w:rsidRPr="00C60D93">
        <w:rPr>
          <w:rFonts w:ascii="David" w:hAnsi="David" w:cs="David" w:hint="eastAsia"/>
          <w:rtl/>
        </w:rPr>
        <w:t>תכנה</w:t>
      </w:r>
      <w:r w:rsidRPr="00C60D93">
        <w:rPr>
          <w:rFonts w:ascii="David" w:hAnsi="David" w:cs="David"/>
          <w:rtl/>
        </w:rPr>
        <w:t xml:space="preserve"> </w:t>
      </w:r>
      <w:r w:rsidRPr="00C60D93">
        <w:rPr>
          <w:rFonts w:ascii="David" w:hAnsi="David" w:cs="David" w:hint="eastAsia"/>
          <w:rtl/>
        </w:rPr>
        <w:t>המסוגלת</w:t>
      </w:r>
      <w:r w:rsidRPr="00C60D93">
        <w:rPr>
          <w:rFonts w:ascii="David" w:hAnsi="David" w:cs="David"/>
          <w:rtl/>
        </w:rPr>
        <w:t xml:space="preserve"> </w:t>
      </w:r>
      <w:r w:rsidRPr="00C60D93">
        <w:rPr>
          <w:rFonts w:ascii="David" w:hAnsi="David" w:cs="David" w:hint="eastAsia"/>
          <w:rtl/>
        </w:rPr>
        <w:t>להבין</w:t>
      </w:r>
      <w:r w:rsidRPr="00C60D93">
        <w:rPr>
          <w:rFonts w:ascii="David" w:hAnsi="David" w:cs="David"/>
          <w:rtl/>
        </w:rPr>
        <w:t xml:space="preserve"> </w:t>
      </w:r>
      <w:r w:rsidRPr="00C60D93">
        <w:rPr>
          <w:rFonts w:ascii="David" w:hAnsi="David" w:cs="David" w:hint="eastAsia"/>
          <w:rtl/>
        </w:rPr>
        <w:t>תוכן</w:t>
      </w:r>
      <w:r w:rsidRPr="00C60D93">
        <w:rPr>
          <w:rFonts w:ascii="David" w:hAnsi="David" w:cs="David"/>
          <w:rtl/>
        </w:rPr>
        <w:t xml:space="preserve"> </w:t>
      </w:r>
      <w:r w:rsidRPr="00C60D93">
        <w:rPr>
          <w:rFonts w:ascii="David" w:hAnsi="David" w:cs="David" w:hint="eastAsia"/>
          <w:rtl/>
        </w:rPr>
        <w:t>של</w:t>
      </w:r>
      <w:r w:rsidRPr="00C60D93">
        <w:rPr>
          <w:rFonts w:ascii="David" w:hAnsi="David" w:cs="David"/>
          <w:rtl/>
        </w:rPr>
        <w:t xml:space="preserve"> </w:t>
      </w:r>
      <w:r w:rsidRPr="00C60D93">
        <w:rPr>
          <w:rFonts w:ascii="David" w:hAnsi="David" w:cs="David" w:hint="eastAsia"/>
          <w:rtl/>
        </w:rPr>
        <w:t>תמונה</w:t>
      </w:r>
      <w:r w:rsidRPr="00C60D93">
        <w:rPr>
          <w:rFonts w:ascii="David" w:hAnsi="David" w:cs="David"/>
          <w:rtl/>
        </w:rPr>
        <w:t xml:space="preserve"> </w:t>
      </w:r>
      <w:r w:rsidRPr="00C60D93">
        <w:rPr>
          <w:rFonts w:ascii="David" w:hAnsi="David" w:cs="David" w:hint="eastAsia"/>
          <w:rtl/>
        </w:rPr>
        <w:t>ולתאר</w:t>
      </w:r>
      <w:r w:rsidRPr="00C60D93">
        <w:rPr>
          <w:rFonts w:ascii="David" w:hAnsi="David" w:cs="David"/>
          <w:rtl/>
        </w:rPr>
        <w:t xml:space="preserve"> </w:t>
      </w:r>
      <w:r w:rsidRPr="00C60D93">
        <w:rPr>
          <w:rFonts w:ascii="David" w:hAnsi="David" w:cs="David" w:hint="eastAsia"/>
          <w:rtl/>
        </w:rPr>
        <w:t>אותה</w:t>
      </w:r>
      <w:r w:rsidRPr="00C60D93">
        <w:rPr>
          <w:rFonts w:ascii="David" w:hAnsi="David" w:cs="David"/>
          <w:rtl/>
        </w:rPr>
        <w:t xml:space="preserve"> </w:t>
      </w:r>
      <w:r w:rsidRPr="00C60D93">
        <w:rPr>
          <w:rFonts w:ascii="David" w:hAnsi="David" w:cs="David" w:hint="eastAsia"/>
          <w:rtl/>
        </w:rPr>
        <w:t>בשפה</w:t>
      </w:r>
      <w:r w:rsidRPr="00C60D93">
        <w:rPr>
          <w:rFonts w:ascii="David" w:hAnsi="David" w:cs="David"/>
          <w:rtl/>
        </w:rPr>
        <w:t xml:space="preserve"> </w:t>
      </w:r>
      <w:r w:rsidRPr="00C60D93">
        <w:rPr>
          <w:rFonts w:ascii="David" w:hAnsi="David" w:cs="David" w:hint="eastAsia"/>
          <w:rtl/>
        </w:rPr>
        <w:t>טבעית</w:t>
      </w:r>
      <w:r w:rsidRPr="00C60D93">
        <w:rPr>
          <w:rFonts w:ascii="David" w:hAnsi="David" w:cs="David"/>
          <w:rtl/>
        </w:rPr>
        <w:t xml:space="preserve"> </w:t>
      </w:r>
      <w:r w:rsidRPr="00C60D93">
        <w:rPr>
          <w:rFonts w:ascii="David" w:hAnsi="David" w:cs="David" w:hint="eastAsia"/>
          <w:rtl/>
        </w:rPr>
        <w:t>הוא</w:t>
      </w:r>
      <w:r w:rsidRPr="00C60D93">
        <w:rPr>
          <w:rFonts w:ascii="David" w:hAnsi="David" w:cs="David"/>
          <w:rtl/>
        </w:rPr>
        <w:t xml:space="preserve"> </w:t>
      </w:r>
      <w:r w:rsidRPr="00C60D93">
        <w:rPr>
          <w:rFonts w:ascii="David" w:hAnsi="David" w:cs="David" w:hint="eastAsia"/>
          <w:rtl/>
        </w:rPr>
        <w:t>תחום</w:t>
      </w:r>
      <w:r w:rsidRPr="00C60D93">
        <w:rPr>
          <w:rFonts w:ascii="David" w:hAnsi="David" w:cs="David"/>
          <w:rtl/>
        </w:rPr>
        <w:t xml:space="preserve"> </w:t>
      </w:r>
      <w:r w:rsidRPr="00C60D93">
        <w:rPr>
          <w:rFonts w:ascii="David" w:hAnsi="David" w:cs="David" w:hint="eastAsia"/>
          <w:rtl/>
        </w:rPr>
        <w:t>חדש</w:t>
      </w:r>
      <w:r w:rsidRPr="00C60D93">
        <w:rPr>
          <w:rFonts w:ascii="David" w:hAnsi="David" w:cs="David"/>
          <w:rtl/>
        </w:rPr>
        <w:t xml:space="preserve"> </w:t>
      </w:r>
      <w:r w:rsidRPr="00C60D93">
        <w:rPr>
          <w:rFonts w:ascii="David" w:hAnsi="David" w:cs="David" w:hint="eastAsia"/>
          <w:rtl/>
        </w:rPr>
        <w:t>שמקבל</w:t>
      </w:r>
      <w:r w:rsidRPr="00C60D93">
        <w:rPr>
          <w:rFonts w:ascii="David" w:hAnsi="David" w:cs="David"/>
          <w:rtl/>
        </w:rPr>
        <w:t xml:space="preserve"> </w:t>
      </w:r>
      <w:r w:rsidRPr="00C60D93">
        <w:rPr>
          <w:rFonts w:ascii="David" w:hAnsi="David" w:cs="David" w:hint="eastAsia"/>
          <w:rtl/>
        </w:rPr>
        <w:t>תשומת</w:t>
      </w:r>
      <w:r w:rsidRPr="00C60D93">
        <w:rPr>
          <w:rFonts w:ascii="David" w:hAnsi="David" w:cs="David"/>
          <w:rtl/>
        </w:rPr>
        <w:t xml:space="preserve"> </w:t>
      </w:r>
      <w:r w:rsidRPr="00C60D93">
        <w:rPr>
          <w:rFonts w:ascii="David" w:hAnsi="David" w:cs="David" w:hint="eastAsia"/>
          <w:rtl/>
        </w:rPr>
        <w:t>לב</w:t>
      </w:r>
      <w:r w:rsidRPr="00C60D93">
        <w:rPr>
          <w:rFonts w:ascii="David" w:hAnsi="David" w:cs="David"/>
          <w:rtl/>
        </w:rPr>
        <w:t xml:space="preserve"> </w:t>
      </w:r>
      <w:r w:rsidRPr="00C60D93">
        <w:rPr>
          <w:rFonts w:ascii="David" w:hAnsi="David" w:cs="David" w:hint="eastAsia"/>
          <w:rtl/>
        </w:rPr>
        <w:t>רבה</w:t>
      </w:r>
      <w:r w:rsidRPr="00C60D93">
        <w:rPr>
          <w:rFonts w:ascii="David" w:hAnsi="David" w:cs="David"/>
          <w:rtl/>
        </w:rPr>
        <w:t xml:space="preserve"> </w:t>
      </w:r>
      <w:r w:rsidRPr="00C60D93">
        <w:rPr>
          <w:rFonts w:ascii="David" w:hAnsi="David" w:cs="David" w:hint="eastAsia"/>
          <w:rtl/>
        </w:rPr>
        <w:t>בקהילות</w:t>
      </w:r>
      <w:r w:rsidRPr="00C60D93">
        <w:rPr>
          <w:rFonts w:ascii="David" w:hAnsi="David" w:cs="David"/>
          <w:rtl/>
        </w:rPr>
        <w:t xml:space="preserve"> </w:t>
      </w:r>
      <w:r w:rsidRPr="00C60D93">
        <w:rPr>
          <w:rFonts w:ascii="David" w:hAnsi="David" w:cs="David" w:hint="eastAsia"/>
          <w:rtl/>
        </w:rPr>
        <w:t>הראיה</w:t>
      </w:r>
      <w:r w:rsidRPr="00C60D93">
        <w:rPr>
          <w:rFonts w:ascii="David" w:hAnsi="David" w:cs="David"/>
          <w:rtl/>
        </w:rPr>
        <w:t xml:space="preserve"> </w:t>
      </w:r>
      <w:r w:rsidRPr="00C60D93">
        <w:rPr>
          <w:rFonts w:ascii="David" w:hAnsi="David" w:cs="David" w:hint="eastAsia"/>
          <w:rtl/>
        </w:rPr>
        <w:t>הממוחשבת</w:t>
      </w:r>
      <w:r w:rsidRPr="00C60D93">
        <w:rPr>
          <w:rFonts w:ascii="David" w:hAnsi="David" w:cs="David"/>
          <w:rtl/>
        </w:rPr>
        <w:t xml:space="preserve"> </w:t>
      </w:r>
      <w:r w:rsidRPr="00C60D93">
        <w:rPr>
          <w:rFonts w:ascii="David" w:hAnsi="David" w:cs="David" w:hint="eastAsia"/>
          <w:rtl/>
        </w:rPr>
        <w:t>ועיבוד</w:t>
      </w:r>
      <w:r w:rsidRPr="00C60D93">
        <w:rPr>
          <w:rFonts w:ascii="David" w:hAnsi="David" w:cs="David"/>
          <w:rtl/>
        </w:rPr>
        <w:t xml:space="preserve"> </w:t>
      </w:r>
      <w:r w:rsidRPr="00C60D93">
        <w:rPr>
          <w:rFonts w:ascii="David" w:hAnsi="David" w:cs="David" w:hint="eastAsia"/>
          <w:rtl/>
        </w:rPr>
        <w:t>שפות</w:t>
      </w:r>
      <w:r w:rsidRPr="00C60D93">
        <w:rPr>
          <w:rFonts w:ascii="David" w:hAnsi="David" w:cs="David"/>
          <w:rtl/>
        </w:rPr>
        <w:t xml:space="preserve"> </w:t>
      </w:r>
      <w:r w:rsidRPr="00C60D93">
        <w:rPr>
          <w:rFonts w:ascii="David" w:hAnsi="David" w:cs="David" w:hint="eastAsia"/>
          <w:rtl/>
        </w:rPr>
        <w:t>טבעיות</w:t>
      </w:r>
      <w:r w:rsidRPr="00C60D93">
        <w:rPr>
          <w:rFonts w:ascii="David" w:hAnsi="David" w:cs="David"/>
          <w:rtl/>
        </w:rPr>
        <w:t>.</w:t>
      </w:r>
    </w:p>
    <w:p w14:paraId="1F1EB534" w14:textId="22FB809B" w:rsidR="002D7E28" w:rsidRPr="0097573D" w:rsidRDefault="002D7E28" w:rsidP="00C60D93">
      <w:pPr>
        <w:ind w:left="26" w:right="206"/>
        <w:rPr>
          <w:rFonts w:ascii="David" w:hAnsi="David" w:cs="David"/>
          <w:rtl/>
        </w:rPr>
      </w:pPr>
      <w:r w:rsidRPr="0097573D">
        <w:rPr>
          <w:rFonts w:ascii="David" w:hAnsi="David" w:cs="David"/>
          <w:rtl/>
        </w:rPr>
        <w:t>בתחום זה נעשה שימוש נרחב ביסודות שמקורן ב</w:t>
      </w:r>
      <w:r w:rsidRPr="0097573D">
        <w:rPr>
          <w:rFonts w:ascii="David" w:hAnsi="David" w:cs="David"/>
        </w:rPr>
        <w:t>Deep Learning</w:t>
      </w:r>
      <w:r w:rsidRPr="0097573D">
        <w:rPr>
          <w:rFonts w:ascii="David" w:hAnsi="David" w:cs="David"/>
          <w:rtl/>
        </w:rPr>
        <w:t xml:space="preserve"> , עיבוד שפות טבעיות וראייה ממוחשבת.</w:t>
      </w:r>
    </w:p>
    <w:p w14:paraId="781A5850" w14:textId="34434FFD" w:rsidR="002D7E28" w:rsidRPr="0097573D" w:rsidRDefault="002D7E28" w:rsidP="00C60D93">
      <w:pPr>
        <w:ind w:left="26" w:right="206"/>
        <w:rPr>
          <w:rFonts w:ascii="David" w:hAnsi="David" w:cs="David"/>
          <w:rtl/>
        </w:rPr>
      </w:pPr>
      <w:r w:rsidRPr="0097573D">
        <w:rPr>
          <w:rFonts w:ascii="David" w:hAnsi="David" w:cs="David"/>
          <w:rtl/>
        </w:rPr>
        <w:t>התחום הוא חדש יחסית (</w:t>
      </w:r>
      <w:r w:rsidRPr="0097573D">
        <w:rPr>
          <w:rFonts w:ascii="David" w:hAnsi="David" w:cs="David" w:hint="eastAsia"/>
          <w:rtl/>
        </w:rPr>
        <w:t>המאמר</w:t>
      </w:r>
      <w:r w:rsidRPr="0097573D">
        <w:rPr>
          <w:rFonts w:ascii="David" w:hAnsi="David" w:cs="David"/>
          <w:rtl/>
        </w:rPr>
        <w:t xml:space="preserve"> המוקדם </w:t>
      </w:r>
      <w:r w:rsidR="00E96772" w:rsidRPr="0097573D">
        <w:rPr>
          <w:rFonts w:ascii="David" w:hAnsi="David" w:cs="David" w:hint="eastAsia"/>
          <w:rtl/>
        </w:rPr>
        <w:t>היודע</w:t>
      </w:r>
      <w:r w:rsidR="00E96772" w:rsidRPr="0097573D">
        <w:rPr>
          <w:rFonts w:ascii="David" w:hAnsi="David" w:cs="David"/>
          <w:rtl/>
        </w:rPr>
        <w:t xml:space="preserve"> לי </w:t>
      </w:r>
      <w:r w:rsidR="00CD3C4C" w:rsidRPr="0097573D">
        <w:rPr>
          <w:rFonts w:ascii="David" w:hAnsi="David" w:cs="David"/>
          <w:rtl/>
        </w:rPr>
        <w:t xml:space="preserve"> הוא מ</w:t>
      </w:r>
      <w:r w:rsidRPr="0097573D">
        <w:rPr>
          <w:rFonts w:ascii="David" w:hAnsi="David" w:cs="David"/>
          <w:rtl/>
        </w:rPr>
        <w:t>2014), ועדיין יש בו מקום למחקר והתקדמות רבה.</w:t>
      </w:r>
    </w:p>
    <w:p w14:paraId="25BAFFC2" w14:textId="3E591DE4" w:rsidR="002D7E28" w:rsidRPr="0097573D" w:rsidRDefault="002D7E28" w:rsidP="00C60D93">
      <w:pPr>
        <w:ind w:left="26" w:right="206"/>
        <w:rPr>
          <w:rFonts w:ascii="David" w:hAnsi="David" w:cs="David"/>
          <w:rtl/>
        </w:rPr>
      </w:pPr>
      <w:r w:rsidRPr="0097573D">
        <w:rPr>
          <w:rFonts w:ascii="David" w:hAnsi="David" w:cs="David"/>
          <w:rtl/>
        </w:rPr>
        <w:t>בפרויקט זה, נתמקד ביישום של מערכת שכזו בהקשר של מערכות רפואיות, ובפרט אבחונים רפואיים המתוארים בשפה טבעית על סמך תמונות ממכשירי דימות רפואיים ושאלות לגביהם המנוסחות גם כן בשפה טבעית.</w:t>
      </w:r>
    </w:p>
    <w:p w14:paraId="11F27159" w14:textId="77777777" w:rsidR="002D7E28" w:rsidRPr="0097573D" w:rsidRDefault="002D7E28" w:rsidP="00C60D93">
      <w:pPr>
        <w:ind w:left="26" w:right="206"/>
        <w:rPr>
          <w:rFonts w:ascii="David" w:hAnsi="David" w:cs="David"/>
          <w:rtl/>
        </w:rPr>
      </w:pPr>
      <w:r w:rsidRPr="0097573D">
        <w:rPr>
          <w:rFonts w:ascii="David" w:hAnsi="David" w:cs="David"/>
          <w:rtl/>
        </w:rPr>
        <w:t xml:space="preserve">אנו מצפים להשיג התקדמות מבחינת איכות התוצאות לעומת עבודות דומות שנעשו במסגרת תחרות </w:t>
      </w:r>
      <w:r w:rsidRPr="0097573D">
        <w:rPr>
          <w:rFonts w:ascii="David" w:hAnsi="David" w:cs="David"/>
        </w:rPr>
        <w:t>ImageCLEF 2018</w:t>
      </w:r>
    </w:p>
    <w:p w14:paraId="1CF31BD5" w14:textId="77777777" w:rsidR="002D7E28" w:rsidRPr="00C60D93" w:rsidRDefault="002D7E28" w:rsidP="001B7333">
      <w:pPr>
        <w:pStyle w:val="Heading1"/>
        <w:spacing w:before="0"/>
        <w:ind w:right="206"/>
        <w:rPr>
          <w:rFonts w:ascii="David" w:hAnsi="David" w:cs="David"/>
          <w:rtl/>
        </w:rPr>
      </w:pPr>
    </w:p>
    <w:p w14:paraId="659A2121" w14:textId="5F73D029" w:rsidR="002D7E28" w:rsidRPr="00C60D93" w:rsidRDefault="002D7E28" w:rsidP="001B7333">
      <w:pPr>
        <w:pStyle w:val="Heading1"/>
        <w:spacing w:before="0"/>
        <w:ind w:right="206"/>
        <w:rPr>
          <w:rFonts w:ascii="David" w:hAnsi="David" w:cs="David"/>
          <w:rtl/>
        </w:rPr>
      </w:pPr>
      <w:r w:rsidRPr="00C60D93">
        <w:rPr>
          <w:rFonts w:ascii="David" w:hAnsi="David" w:cs="David"/>
          <w:rtl/>
        </w:rPr>
        <w:br w:type="page"/>
      </w:r>
    </w:p>
    <w:p w14:paraId="31F66177" w14:textId="72F943B6" w:rsidR="002D7E28" w:rsidRPr="00C60D93" w:rsidRDefault="002D7E28" w:rsidP="00C60D93">
      <w:pPr>
        <w:pStyle w:val="Heading1"/>
        <w:spacing w:before="0"/>
        <w:ind w:left="26" w:right="206"/>
        <w:rPr>
          <w:rFonts w:ascii="David" w:hAnsi="David" w:cs="David"/>
          <w:rtl/>
        </w:rPr>
      </w:pPr>
      <w:bookmarkStart w:id="80" w:name="_Toc532235141"/>
      <w:r w:rsidRPr="00C60D93">
        <w:rPr>
          <w:rFonts w:ascii="David" w:hAnsi="David" w:cs="David"/>
          <w:rtl/>
        </w:rPr>
        <w:lastRenderedPageBreak/>
        <w:t>רקע</w:t>
      </w:r>
      <w:bookmarkEnd w:id="80"/>
    </w:p>
    <w:p w14:paraId="5FA78C02" w14:textId="529E594D" w:rsidR="00DD7B21" w:rsidRPr="0097573D" w:rsidRDefault="00DD7B21" w:rsidP="00F22B50">
      <w:pPr>
        <w:pStyle w:val="Heading2"/>
        <w:spacing w:before="0"/>
        <w:ind w:left="26" w:right="206"/>
        <w:rPr>
          <w:rFonts w:ascii="David" w:hAnsi="David" w:cs="David"/>
          <w:rtl/>
        </w:rPr>
      </w:pPr>
      <w:bookmarkStart w:id="81" w:name="_Toc532235142"/>
      <w:r w:rsidRPr="00C60D93">
        <w:rPr>
          <w:rFonts w:ascii="David" w:hAnsi="David" w:cs="David" w:hint="eastAsia"/>
          <w:rtl/>
        </w:rPr>
        <w:t>למידה</w:t>
      </w:r>
      <w:r w:rsidRPr="00C60D93">
        <w:rPr>
          <w:rFonts w:ascii="David" w:hAnsi="David" w:cs="David"/>
          <w:rtl/>
        </w:rPr>
        <w:t xml:space="preserve"> </w:t>
      </w:r>
      <w:r w:rsidRPr="00C60D93">
        <w:rPr>
          <w:rFonts w:ascii="David" w:hAnsi="David" w:cs="David" w:hint="eastAsia"/>
          <w:rtl/>
        </w:rPr>
        <w:t>עמוקה</w:t>
      </w:r>
      <w:r w:rsidRPr="00C60D93">
        <w:rPr>
          <w:rFonts w:ascii="David" w:hAnsi="David" w:cs="David"/>
          <w:rtl/>
        </w:rPr>
        <w:t xml:space="preserve"> (</w:t>
      </w:r>
      <w:r w:rsidRPr="00C60D93">
        <w:rPr>
          <w:rFonts w:ascii="David" w:hAnsi="David" w:cs="David"/>
        </w:rPr>
        <w:t>Deep learning</w:t>
      </w:r>
      <w:r w:rsidRPr="00C60D93">
        <w:rPr>
          <w:rFonts w:ascii="David" w:hAnsi="David" w:cs="David"/>
          <w:rtl/>
        </w:rPr>
        <w:t>)</w:t>
      </w:r>
      <w:bookmarkEnd w:id="81"/>
    </w:p>
    <w:p w14:paraId="03851762" w14:textId="538CEE8E" w:rsidR="00282939" w:rsidRPr="0097573D" w:rsidRDefault="00282939" w:rsidP="00C60D93">
      <w:pPr>
        <w:rPr>
          <w:rFonts w:ascii="David" w:hAnsi="David" w:cs="David"/>
          <w:rtl/>
        </w:rPr>
      </w:pPr>
      <w:r w:rsidRPr="00C60D93">
        <w:rPr>
          <w:rFonts w:ascii="David" w:hAnsi="David" w:cs="David" w:hint="eastAsia"/>
          <w:rtl/>
        </w:rPr>
        <w:t>למידה</w:t>
      </w:r>
      <w:r w:rsidRPr="00C60D93">
        <w:rPr>
          <w:rFonts w:ascii="David" w:hAnsi="David" w:cs="David"/>
          <w:rtl/>
        </w:rPr>
        <w:t xml:space="preserve"> עמוקה, או </w:t>
      </w:r>
      <w:r w:rsidRPr="00C60D93">
        <w:rPr>
          <w:rFonts w:ascii="David" w:hAnsi="David" w:cs="David"/>
        </w:rPr>
        <w:t>Deep Learning</w:t>
      </w:r>
      <w:r w:rsidRPr="00C60D93">
        <w:rPr>
          <w:rFonts w:ascii="David" w:hAnsi="David" w:cs="David"/>
          <w:rtl/>
        </w:rPr>
        <w:t xml:space="preserve">, </w:t>
      </w:r>
      <w:ins w:id="82" w:author="shpanier" w:date="2018-12-10T06:06:00Z">
        <w:r w:rsidR="00116F48">
          <w:rPr>
            <w:rFonts w:ascii="David" w:hAnsi="David" w:cs="David"/>
            <w:rtl/>
          </w:rPr>
          <w:fldChar w:fldCharType="begin" w:fldLock="1"/>
        </w:r>
      </w:ins>
      <w:r w:rsidR="00CE28F0">
        <w:rPr>
          <w:rFonts w:ascii="David" w:hAnsi="David" w:cs="David"/>
        </w:rPr>
        <w:instrText>ADDIN CSL_CITATION {"citationItems":[{"id":"ITEM-1","itemData":{"DOI":"10.1016/j.media.2017.07.005","ISBN":"978-1-5386-3220-8","ISSN":"13618423","PMID":"28778026","abstract":"Deep learning algorithms, in particular convolutional networks, have rapidly become a methodology of choice for analyzing medical images. This paper reviews the major deep learning concepts pertinent to medical image analysis and summarizes over 300 contributions to the field, most of which appeared in the last year. We survey the use of deep learning for image classification, object detection, segmentation, registration, and other tasks. Concise overviews are provided of studies per application area: neuro, retinal, pulmonary, digital pathology, breast, cardiac, abdominal, musculoskeletal. We end with a summary of the current state-of-the-art, a critical discussion of open challenges and directions for future research.","author":[{"dropping-particle":"","family":"Litjens","given":"Geert","non-dropping-particle":"","parse-names":false,"suffix":""},{"dropping-particle":"","family":"Kooi","given":"Thijs","non-dropping-particle":"","parse-names":false,"suffix":""},{"dropping-particle":"","family":"Bejnordi","given":"Babak Ehteshami","non-dropping-particle":"","parse-names":false,"suffix":""},{"dropping-particle":"","family":"Setio","given":"Arnaud Arindra Adiyoso","non-dropping-particle":"","parse-names":false,"suffix":""},{"dropping-particle":"","family":"Ciompi","given":"Francesco","non-dropping-particle":"","parse-names":false,"suffix":""},{"dropping-particle":"","family":"Ghafoorian","given":"Mohsen","non-dropping-particle":"","parse-names":false,"suffix":""},{"dropping-particle":"","family":"Laak","given":"Jeroen A.W.M.","non-dropping-particle":"van der","parse-names":false,"suffix":""},{"dropping-particle":"","family":"Ginneken","given":"Bram","non-dropping-particle":"van","parse-names":false,"suffix":""},{"dropping-particle":"","family":"Sánchez","given":"Clara I","non-dropping-particle":"","parse-names":false,"suffix":""}],"container-title":"Medical Image Analysis","id":"ITEM-1","issued":{"date-parts":[["2017"]]},"page":"60-88","title":"A survey on deep learning in medical image analysis","type":"article","volume":"42"},"uris":["http://www.mendeley.com/documents/?uuid=f006c210-031e-392a-b7e8-db543bca8687","http://www.mendeley.com/documents/?uuid=5e1cb59f-6c6a-4c5b-994c-5ffacbfd7fb8"]}],"mendeley":{"formattedCitation":"(Litjens et al., 2017)","plainTextFormattedCitation":"(Litjens et al., 2017)","previouslyFormattedCitation":"(Litjens et al., 2017)"},"properties":{"noteIndex":0},"schema":"https://github.com/citation-style-language/schema/raw/master/csl-citation.json"}</w:instrText>
      </w:r>
      <w:r w:rsidR="00116F48">
        <w:rPr>
          <w:rFonts w:ascii="David" w:hAnsi="David" w:cs="David"/>
          <w:rtl/>
        </w:rPr>
        <w:fldChar w:fldCharType="separate"/>
      </w:r>
      <w:r w:rsidR="00116F48" w:rsidRPr="00116F48">
        <w:rPr>
          <w:rFonts w:ascii="David" w:hAnsi="David" w:cs="David"/>
          <w:noProof/>
        </w:rPr>
        <w:t>(Litjens et al., 2017)</w:t>
      </w:r>
      <w:ins w:id="83" w:author="shpanier" w:date="2018-12-10T06:06:00Z">
        <w:r w:rsidR="00116F48">
          <w:rPr>
            <w:rFonts w:ascii="David" w:hAnsi="David" w:cs="David"/>
            <w:rtl/>
          </w:rPr>
          <w:fldChar w:fldCharType="end"/>
        </w:r>
      </w:ins>
      <w:ins w:id="84" w:author="shpanier" w:date="2018-12-10T06:05:00Z">
        <w:r w:rsidR="00116F48">
          <w:rPr>
            <w:rFonts w:ascii="David" w:hAnsi="David" w:cs="David" w:hint="cs"/>
            <w:rtl/>
          </w:rPr>
          <w:t xml:space="preserve">  </w:t>
        </w:r>
      </w:ins>
      <w:r w:rsidRPr="00C60D93">
        <w:rPr>
          <w:rFonts w:ascii="David" w:hAnsi="David" w:cs="David"/>
          <w:rtl/>
        </w:rPr>
        <w:t>היא רשת נוירונים בעלת מספר שכבות נסתרות</w:t>
      </w:r>
      <w:ins w:id="85" w:author="Avi Turner" w:date="2018-12-10T18:33:00Z">
        <w:r w:rsidR="00691820">
          <w:rPr>
            <w:rFonts w:ascii="David" w:hAnsi="David" w:cs="David" w:hint="cs"/>
            <w:rtl/>
          </w:rPr>
          <w:t>,</w:t>
        </w:r>
      </w:ins>
      <w:r w:rsidRPr="00C60D93">
        <w:rPr>
          <w:rFonts w:ascii="David" w:hAnsi="David" w:cs="David"/>
          <w:rtl/>
        </w:rPr>
        <w:t xml:space="preserve"> </w:t>
      </w:r>
      <w:del w:id="86" w:author="Avi Turner" w:date="2018-12-10T18:33:00Z">
        <w:r w:rsidRPr="00C60D93" w:rsidDel="00691820">
          <w:rPr>
            <w:rFonts w:ascii="David" w:hAnsi="David" w:cs="David"/>
            <w:rtl/>
          </w:rPr>
          <w:delText>(</w:delText>
        </w:r>
      </w:del>
      <w:r w:rsidRPr="00C60D93">
        <w:rPr>
          <w:rFonts w:ascii="David" w:hAnsi="David" w:cs="David"/>
          <w:rtl/>
        </w:rPr>
        <w:t xml:space="preserve">כלומר שאינן שכבות קלט או </w:t>
      </w:r>
      <w:r w:rsidRPr="00C60D93">
        <w:rPr>
          <w:rFonts w:ascii="David" w:hAnsi="David" w:cs="David" w:hint="eastAsia"/>
          <w:rtl/>
        </w:rPr>
        <w:t>פלט</w:t>
      </w:r>
      <w:del w:id="87" w:author="Avi Turner" w:date="2018-12-10T18:33:00Z">
        <w:r w:rsidRPr="00C60D93" w:rsidDel="00691820">
          <w:rPr>
            <w:rFonts w:ascii="David" w:hAnsi="David" w:cs="David"/>
            <w:rtl/>
          </w:rPr>
          <w:delText>)</w:delText>
        </w:r>
      </w:del>
      <w:r w:rsidRPr="00C60D93">
        <w:rPr>
          <w:rFonts w:ascii="David" w:hAnsi="David" w:cs="David"/>
          <w:rtl/>
        </w:rPr>
        <w:t>.</w:t>
      </w:r>
      <w:r w:rsidR="00B41D20" w:rsidRPr="00C60D93">
        <w:rPr>
          <w:rFonts w:ascii="David" w:hAnsi="David" w:cs="David"/>
          <w:rtl/>
        </w:rPr>
        <w:t xml:space="preserve"> בפועל, כאשר מתייחסים לרשת למידה עמוקה הכוונה בדרך כלל למספר רב של שכבות</w:t>
      </w:r>
      <w:r w:rsidR="00CA3880" w:rsidRPr="00116102">
        <w:rPr>
          <w:rFonts w:ascii="David" w:hAnsi="David" w:cs="David"/>
          <w:rtl/>
        </w:rPr>
        <w:t>.</w:t>
      </w:r>
      <w:r w:rsidR="00B41D20" w:rsidRPr="00C60D93">
        <w:rPr>
          <w:rFonts w:ascii="David" w:hAnsi="David" w:cs="David"/>
          <w:rtl/>
        </w:rPr>
        <w:t xml:space="preserve"> </w:t>
      </w:r>
      <w:r w:rsidR="00B41D20" w:rsidRPr="00C60D93">
        <w:rPr>
          <w:rFonts w:ascii="David" w:hAnsi="David" w:cs="David" w:hint="eastAsia"/>
          <w:rtl/>
        </w:rPr>
        <w:t>ההגדרה</w:t>
      </w:r>
      <w:r w:rsidR="00B41D20" w:rsidRPr="00C60D93">
        <w:rPr>
          <w:rFonts w:ascii="David" w:hAnsi="David" w:cs="David"/>
          <w:rtl/>
        </w:rPr>
        <w:t xml:space="preserve"> </w:t>
      </w:r>
      <w:r w:rsidR="00B41D20" w:rsidRPr="00C60D93">
        <w:rPr>
          <w:rFonts w:ascii="David" w:hAnsi="David" w:cs="David" w:hint="eastAsia"/>
          <w:rtl/>
        </w:rPr>
        <w:t>של</w:t>
      </w:r>
      <w:r w:rsidR="00B41D20" w:rsidRPr="00C60D93">
        <w:rPr>
          <w:rFonts w:ascii="David" w:hAnsi="David" w:cs="David"/>
          <w:rtl/>
        </w:rPr>
        <w:t xml:space="preserve"> "מספר </w:t>
      </w:r>
      <w:r w:rsidR="00B41D20" w:rsidRPr="00C60D93">
        <w:rPr>
          <w:rFonts w:ascii="David" w:hAnsi="David" w:cs="David" w:hint="eastAsia"/>
          <w:rtl/>
        </w:rPr>
        <w:t>רב</w:t>
      </w:r>
      <w:r w:rsidR="00B41D20" w:rsidRPr="00C60D93">
        <w:rPr>
          <w:rFonts w:ascii="David" w:hAnsi="David" w:cs="David"/>
          <w:rtl/>
        </w:rPr>
        <w:t xml:space="preserve">" </w:t>
      </w:r>
      <w:r w:rsidR="00B41D20" w:rsidRPr="00C60D93">
        <w:rPr>
          <w:rFonts w:ascii="David" w:hAnsi="David" w:cs="David" w:hint="eastAsia"/>
          <w:rtl/>
        </w:rPr>
        <w:t>גדל</w:t>
      </w:r>
      <w:r w:rsidR="00B41D20" w:rsidRPr="00C60D93">
        <w:rPr>
          <w:rFonts w:ascii="David" w:hAnsi="David" w:cs="David"/>
          <w:rtl/>
        </w:rPr>
        <w:t xml:space="preserve"> </w:t>
      </w:r>
      <w:r w:rsidR="00B41D20" w:rsidRPr="00C60D93">
        <w:rPr>
          <w:rFonts w:ascii="David" w:hAnsi="David" w:cs="David" w:hint="eastAsia"/>
          <w:rtl/>
        </w:rPr>
        <w:t>עם</w:t>
      </w:r>
      <w:r w:rsidR="00B41D20" w:rsidRPr="00C60D93">
        <w:rPr>
          <w:rFonts w:ascii="David" w:hAnsi="David" w:cs="David"/>
          <w:rtl/>
        </w:rPr>
        <w:t xml:space="preserve"> </w:t>
      </w:r>
      <w:r w:rsidR="00B41D20" w:rsidRPr="00C60D93">
        <w:rPr>
          <w:rFonts w:ascii="David" w:hAnsi="David" w:cs="David" w:hint="eastAsia"/>
          <w:rtl/>
        </w:rPr>
        <w:t>התפתחות</w:t>
      </w:r>
      <w:r w:rsidR="00B41D20" w:rsidRPr="00C60D93">
        <w:rPr>
          <w:rFonts w:ascii="David" w:hAnsi="David" w:cs="David"/>
          <w:rtl/>
        </w:rPr>
        <w:t xml:space="preserve"> </w:t>
      </w:r>
      <w:r w:rsidR="00B41D20" w:rsidRPr="00C60D93">
        <w:rPr>
          <w:rFonts w:ascii="David" w:hAnsi="David" w:cs="David" w:hint="eastAsia"/>
          <w:rtl/>
        </w:rPr>
        <w:t>הטכנולוגיה</w:t>
      </w:r>
      <w:r w:rsidR="00B41D20" w:rsidRPr="00C60D93">
        <w:rPr>
          <w:rFonts w:ascii="David" w:hAnsi="David" w:cs="David"/>
          <w:rtl/>
        </w:rPr>
        <w:t xml:space="preserve">. </w:t>
      </w:r>
      <w:r w:rsidR="00B41D20" w:rsidRPr="00C60D93">
        <w:rPr>
          <w:rFonts w:ascii="David" w:hAnsi="David" w:cs="David" w:hint="eastAsia"/>
          <w:rtl/>
        </w:rPr>
        <w:t>החל</w:t>
      </w:r>
      <w:r w:rsidR="00B41D20" w:rsidRPr="00C60D93">
        <w:rPr>
          <w:rFonts w:ascii="David" w:hAnsi="David" w:cs="David"/>
          <w:rtl/>
        </w:rPr>
        <w:t xml:space="preserve"> </w:t>
      </w:r>
      <w:r w:rsidR="00B41D20" w:rsidRPr="00C60D93">
        <w:rPr>
          <w:rFonts w:ascii="David" w:hAnsi="David" w:cs="David" w:hint="eastAsia"/>
          <w:rtl/>
        </w:rPr>
        <w:t>מ</w:t>
      </w:r>
      <w:r w:rsidR="00B41D20" w:rsidRPr="00C60D93">
        <w:rPr>
          <w:rFonts w:ascii="David" w:hAnsi="David" w:cs="David"/>
          <w:rtl/>
        </w:rPr>
        <w:t xml:space="preserve">-8 </w:t>
      </w:r>
      <w:r w:rsidR="00B41D20" w:rsidRPr="00C60D93">
        <w:rPr>
          <w:rFonts w:ascii="David" w:hAnsi="David" w:cs="David" w:hint="eastAsia"/>
          <w:rtl/>
        </w:rPr>
        <w:t>ב</w:t>
      </w:r>
      <w:r w:rsidR="00B41D20" w:rsidRPr="00C60D93">
        <w:rPr>
          <w:rFonts w:ascii="David" w:hAnsi="David" w:cs="David"/>
          <w:rtl/>
        </w:rPr>
        <w:t xml:space="preserve">2012 </w:t>
      </w:r>
      <w:r w:rsidR="00B41D20" w:rsidRPr="00C60D93">
        <w:rPr>
          <w:rFonts w:ascii="David" w:hAnsi="David" w:cs="David" w:hint="eastAsia"/>
          <w:rtl/>
        </w:rPr>
        <w:t>ועד</w:t>
      </w:r>
      <w:r w:rsidR="00B41D20" w:rsidRPr="00C60D93">
        <w:rPr>
          <w:rFonts w:ascii="David" w:hAnsi="David" w:cs="David"/>
          <w:rtl/>
        </w:rPr>
        <w:t xml:space="preserve"> </w:t>
      </w:r>
      <w:r w:rsidR="00B41D20" w:rsidRPr="00C60D93">
        <w:rPr>
          <w:rFonts w:ascii="David" w:hAnsi="David" w:cs="David" w:hint="eastAsia"/>
          <w:rtl/>
        </w:rPr>
        <w:t>למעלה</w:t>
      </w:r>
      <w:r w:rsidR="00B41D20" w:rsidRPr="00C60D93">
        <w:rPr>
          <w:rFonts w:ascii="David" w:hAnsi="David" w:cs="David"/>
          <w:rtl/>
        </w:rPr>
        <w:t xml:space="preserve"> </w:t>
      </w:r>
      <w:r w:rsidR="00B41D20" w:rsidRPr="00C60D93">
        <w:rPr>
          <w:rFonts w:ascii="David" w:hAnsi="David" w:cs="David" w:hint="eastAsia"/>
          <w:rtl/>
        </w:rPr>
        <w:t>מ</w:t>
      </w:r>
      <w:r w:rsidR="00B41D20" w:rsidRPr="00C60D93">
        <w:rPr>
          <w:rFonts w:ascii="David" w:hAnsi="David" w:cs="David"/>
          <w:rtl/>
        </w:rPr>
        <w:t xml:space="preserve">-150 </w:t>
      </w:r>
      <w:r w:rsidR="00B41D20" w:rsidRPr="00C60D93">
        <w:rPr>
          <w:rFonts w:ascii="David" w:hAnsi="David" w:cs="David" w:hint="eastAsia"/>
          <w:rtl/>
        </w:rPr>
        <w:t>ב</w:t>
      </w:r>
      <w:r w:rsidR="00B41D20" w:rsidRPr="00C60D93">
        <w:rPr>
          <w:rFonts w:ascii="David" w:hAnsi="David" w:cs="David"/>
          <w:rtl/>
        </w:rPr>
        <w:t>2015</w:t>
      </w:r>
      <w:r w:rsidR="00CA3880" w:rsidRPr="0097573D">
        <w:rPr>
          <w:rFonts w:ascii="David" w:hAnsi="David" w:cs="David"/>
          <w:rtl/>
        </w:rPr>
        <w:t xml:space="preserve"> (איור 2)</w:t>
      </w:r>
    </w:p>
    <w:p w14:paraId="1765836A" w14:textId="0D56F7CC" w:rsidR="006F7F60" w:rsidRPr="0097573D" w:rsidRDefault="00282939" w:rsidP="006F7F60">
      <w:pPr>
        <w:ind w:right="206"/>
        <w:rPr>
          <w:rFonts w:ascii="David" w:hAnsi="David" w:cs="David"/>
          <w:rtl/>
        </w:rPr>
      </w:pPr>
      <w:r w:rsidRPr="0097573D">
        <w:rPr>
          <w:rFonts w:ascii="David" w:hAnsi="David" w:cs="David" w:hint="eastAsia"/>
          <w:rtl/>
        </w:rPr>
        <w:t>יסודות</w:t>
      </w:r>
      <w:r w:rsidRPr="0097573D">
        <w:rPr>
          <w:rFonts w:ascii="David" w:hAnsi="David" w:cs="David"/>
          <w:rtl/>
        </w:rPr>
        <w:t xml:space="preserve"> </w:t>
      </w:r>
      <w:r w:rsidRPr="0097573D">
        <w:rPr>
          <w:rFonts w:ascii="David" w:hAnsi="David" w:cs="David" w:hint="eastAsia"/>
          <w:rtl/>
        </w:rPr>
        <w:t>רשתות</w:t>
      </w:r>
      <w:r w:rsidRPr="0097573D">
        <w:rPr>
          <w:rFonts w:ascii="David" w:hAnsi="David" w:cs="David"/>
          <w:rtl/>
        </w:rPr>
        <w:t xml:space="preserve"> </w:t>
      </w:r>
      <w:r w:rsidRPr="0097573D">
        <w:rPr>
          <w:rFonts w:ascii="David" w:hAnsi="David" w:cs="David" w:hint="eastAsia"/>
          <w:rtl/>
        </w:rPr>
        <w:t>הנוירונים</w:t>
      </w:r>
      <w:r w:rsidRPr="0097573D">
        <w:rPr>
          <w:rFonts w:ascii="David" w:hAnsi="David" w:cs="David"/>
          <w:rtl/>
        </w:rPr>
        <w:t xml:space="preserve"> </w:t>
      </w:r>
      <w:r w:rsidRPr="0097573D">
        <w:rPr>
          <w:rFonts w:ascii="David" w:hAnsi="David" w:cs="David" w:hint="eastAsia"/>
          <w:rtl/>
        </w:rPr>
        <w:t>הקלאסיות</w:t>
      </w:r>
      <w:r w:rsidRPr="0097573D">
        <w:rPr>
          <w:rFonts w:ascii="David" w:hAnsi="David" w:cs="David"/>
          <w:rtl/>
        </w:rPr>
        <w:t xml:space="preserve"> </w:t>
      </w:r>
      <w:r w:rsidRPr="0097573D">
        <w:rPr>
          <w:rFonts w:ascii="David" w:hAnsi="David" w:cs="David" w:hint="eastAsia"/>
          <w:rtl/>
        </w:rPr>
        <w:t>נטועות</w:t>
      </w:r>
      <w:r w:rsidRPr="0097573D">
        <w:rPr>
          <w:rFonts w:ascii="David" w:hAnsi="David" w:cs="David"/>
          <w:rtl/>
        </w:rPr>
        <w:t xml:space="preserve"> </w:t>
      </w:r>
      <w:r w:rsidRPr="0097573D">
        <w:rPr>
          <w:rFonts w:ascii="David" w:hAnsi="David" w:cs="David" w:hint="eastAsia"/>
          <w:rtl/>
        </w:rPr>
        <w:t>כבר</w:t>
      </w:r>
      <w:r w:rsidRPr="0097573D">
        <w:rPr>
          <w:rFonts w:ascii="David" w:hAnsi="David" w:cs="David"/>
          <w:rtl/>
        </w:rPr>
        <w:t xml:space="preserve"> </w:t>
      </w:r>
      <w:r w:rsidRPr="0097573D">
        <w:rPr>
          <w:rFonts w:ascii="David" w:hAnsi="David" w:cs="David" w:hint="eastAsia"/>
          <w:rtl/>
        </w:rPr>
        <w:t>ב</w:t>
      </w:r>
      <w:r w:rsidR="006F7F60" w:rsidRPr="00C60D93">
        <w:rPr>
          <w:rFonts w:ascii="David" w:hAnsi="David" w:cs="David" w:hint="eastAsia"/>
          <w:rtl/>
        </w:rPr>
        <w:t>שנת</w:t>
      </w:r>
      <w:r w:rsidR="006F7F60" w:rsidRPr="00C60D93">
        <w:rPr>
          <w:rFonts w:ascii="David" w:hAnsi="David" w:cs="David"/>
          <w:rtl/>
        </w:rPr>
        <w:t xml:space="preserve"> </w:t>
      </w:r>
      <w:r w:rsidR="006F7F60" w:rsidRPr="00C60D93">
        <w:rPr>
          <w:rFonts w:ascii="David" w:hAnsi="David" w:cs="David"/>
          <w:b/>
          <w:bCs/>
          <w:rtl/>
        </w:rPr>
        <w:t>1943</w:t>
      </w:r>
      <w:r w:rsidR="006F7F60" w:rsidRPr="00C60D93">
        <w:rPr>
          <w:rFonts w:ascii="David" w:hAnsi="David" w:cs="David"/>
          <w:rtl/>
        </w:rPr>
        <w:t xml:space="preserve"> </w:t>
      </w:r>
      <w:r w:rsidR="00B41D20" w:rsidRPr="0097573D">
        <w:rPr>
          <w:rFonts w:ascii="David" w:hAnsi="David" w:cs="David" w:hint="eastAsia"/>
          <w:rtl/>
        </w:rPr>
        <w:t>אז</w:t>
      </w:r>
      <w:r w:rsidR="00B41D20" w:rsidRPr="0097573D">
        <w:rPr>
          <w:rFonts w:ascii="David" w:hAnsi="David" w:cs="David"/>
          <w:rtl/>
        </w:rPr>
        <w:t xml:space="preserve"> </w:t>
      </w:r>
      <w:r w:rsidR="006F7F60" w:rsidRPr="00C60D93">
        <w:rPr>
          <w:rFonts w:ascii="David" w:hAnsi="David" w:cs="David"/>
          <w:rtl/>
        </w:rPr>
        <w:t>פורסם מאמר (</w:t>
      </w:r>
      <w:r w:rsidR="006F7F60" w:rsidRPr="00C60D93">
        <w:rPr>
          <w:rFonts w:ascii="David" w:hAnsi="David" w:cs="David"/>
        </w:rPr>
        <w:t>McCulloch and Pitts</w:t>
      </w:r>
      <w:r w:rsidR="006F7F60" w:rsidRPr="00C60D93">
        <w:rPr>
          <w:rFonts w:ascii="David" w:hAnsi="David" w:cs="David"/>
          <w:rtl/>
        </w:rPr>
        <w:t>) שהציע מודל פשוט לפעולת הנוירון, שהיווה בסיס להתפתחותו של מדע הרשתות ה</w:t>
      </w:r>
      <w:r w:rsidR="00B41D20" w:rsidRPr="0097573D">
        <w:rPr>
          <w:rFonts w:ascii="David" w:hAnsi="David" w:cs="David" w:hint="eastAsia"/>
          <w:rtl/>
        </w:rPr>
        <w:t>נוירונים</w:t>
      </w:r>
      <w:r w:rsidR="006F7F60" w:rsidRPr="00C60D93">
        <w:rPr>
          <w:rFonts w:ascii="David" w:hAnsi="David" w:cs="David"/>
          <w:rtl/>
        </w:rPr>
        <w:t>.</w:t>
      </w:r>
      <w:r w:rsidR="006F7F60" w:rsidRPr="0097573D">
        <w:rPr>
          <w:rFonts w:ascii="David" w:hAnsi="David" w:cs="David"/>
          <w:rtl/>
        </w:rPr>
        <w:t xml:space="preserve"> </w:t>
      </w:r>
      <w:r w:rsidR="006F7F60" w:rsidRPr="0097573D">
        <w:rPr>
          <w:rFonts w:ascii="David" w:hAnsi="David" w:cs="David" w:hint="eastAsia"/>
          <w:rtl/>
        </w:rPr>
        <w:t>ו</w:t>
      </w:r>
      <w:r w:rsidR="006F7F60" w:rsidRPr="00C60D93">
        <w:rPr>
          <w:rFonts w:ascii="David" w:hAnsi="David" w:cs="David" w:hint="eastAsia"/>
          <w:rtl/>
        </w:rPr>
        <w:t>ב</w:t>
      </w:r>
      <w:r w:rsidR="006F7F60" w:rsidRPr="0097573D">
        <w:rPr>
          <w:rFonts w:ascii="David" w:hAnsi="David" w:cs="David"/>
          <w:b/>
          <w:bCs/>
          <w:rtl/>
        </w:rPr>
        <w:t xml:space="preserve">1957 </w:t>
      </w:r>
      <w:r w:rsidR="006F7F60" w:rsidRPr="0097573D">
        <w:rPr>
          <w:rFonts w:ascii="David" w:hAnsi="David" w:cs="David" w:hint="eastAsia"/>
          <w:rtl/>
        </w:rPr>
        <w:t>היה</w:t>
      </w:r>
      <w:r w:rsidR="006F7F60" w:rsidRPr="0097573D">
        <w:rPr>
          <w:rFonts w:ascii="David" w:hAnsi="David" w:cs="David"/>
          <w:rtl/>
        </w:rPr>
        <w:t xml:space="preserve"> </w:t>
      </w:r>
      <w:r w:rsidR="006F7F60" w:rsidRPr="0097573D">
        <w:rPr>
          <w:rFonts w:ascii="David" w:hAnsi="David" w:cs="David" w:hint="eastAsia"/>
          <w:rtl/>
        </w:rPr>
        <w:t>כבר</w:t>
      </w:r>
      <w:r w:rsidR="006F7F60" w:rsidRPr="0097573D">
        <w:rPr>
          <w:rFonts w:ascii="David" w:hAnsi="David" w:cs="David"/>
          <w:rtl/>
        </w:rPr>
        <w:t xml:space="preserve"> </w:t>
      </w:r>
      <w:r w:rsidR="006F7F60" w:rsidRPr="0097573D">
        <w:rPr>
          <w:rFonts w:ascii="David" w:hAnsi="David" w:cs="David" w:hint="eastAsia"/>
          <w:rtl/>
        </w:rPr>
        <w:t>יישום</w:t>
      </w:r>
      <w:r w:rsidR="006F7F60" w:rsidRPr="0097573D">
        <w:rPr>
          <w:rFonts w:ascii="David" w:hAnsi="David" w:cs="David"/>
          <w:rtl/>
        </w:rPr>
        <w:t xml:space="preserve"> של רשת נוירונים ויחידת הבסיס –נוירון מלאכותי </w:t>
      </w:r>
      <w:ins w:id="88" w:author="Avi Turner" w:date="2018-12-10T18:33:00Z">
        <w:r w:rsidR="00691820">
          <w:rPr>
            <w:rFonts w:ascii="David" w:hAnsi="David" w:cs="David" w:hint="cs"/>
            <w:rtl/>
          </w:rPr>
          <w:t xml:space="preserve">- </w:t>
        </w:r>
      </w:ins>
      <w:del w:id="89" w:author="Avi Turner" w:date="2018-12-10T18:33:00Z">
        <w:r w:rsidR="006F7F60" w:rsidRPr="0097573D" w:rsidDel="00691820">
          <w:rPr>
            <w:rFonts w:ascii="David" w:hAnsi="David" w:cs="David"/>
            <w:rtl/>
          </w:rPr>
          <w:delText>(</w:delText>
        </w:r>
      </w:del>
      <w:r w:rsidR="006F7F60" w:rsidRPr="0097573D">
        <w:rPr>
          <w:rFonts w:ascii="David" w:hAnsi="David" w:cs="David"/>
          <w:rtl/>
        </w:rPr>
        <w:t>פרספטרון</w:t>
      </w:r>
      <w:del w:id="90" w:author="Avi Turner" w:date="2018-12-10T18:33:00Z">
        <w:r w:rsidR="006F7F60" w:rsidRPr="0097573D" w:rsidDel="00691820">
          <w:rPr>
            <w:rFonts w:ascii="David" w:hAnsi="David" w:cs="David"/>
            <w:rtl/>
          </w:rPr>
          <w:delText>)</w:delText>
        </w:r>
      </w:del>
      <w:r w:rsidR="006F7F60" w:rsidRPr="0097573D">
        <w:rPr>
          <w:rFonts w:ascii="David" w:hAnsi="David" w:cs="David"/>
          <w:rtl/>
        </w:rPr>
        <w:t xml:space="preserve">. </w:t>
      </w:r>
    </w:p>
    <w:p w14:paraId="7FF40A8C" w14:textId="559C9814" w:rsidR="006F7F60" w:rsidRPr="0097573D" w:rsidRDefault="006F7F60" w:rsidP="006F7F60">
      <w:pPr>
        <w:ind w:right="206"/>
        <w:rPr>
          <w:rFonts w:ascii="David" w:hAnsi="David" w:cs="David"/>
          <w:rtl/>
        </w:rPr>
      </w:pPr>
      <w:r w:rsidRPr="0097573D">
        <w:rPr>
          <w:rFonts w:ascii="David" w:hAnsi="David" w:cs="David" w:hint="eastAsia"/>
          <w:rtl/>
        </w:rPr>
        <w:t>ב</w:t>
      </w:r>
      <w:r w:rsidRPr="0097573D">
        <w:rPr>
          <w:rFonts w:ascii="David" w:hAnsi="David" w:cs="David"/>
          <w:b/>
          <w:bCs/>
          <w:rtl/>
        </w:rPr>
        <w:t>1969</w:t>
      </w:r>
      <w:r w:rsidRPr="0097573D">
        <w:rPr>
          <w:rFonts w:ascii="David" w:hAnsi="David" w:cs="David"/>
          <w:rtl/>
        </w:rPr>
        <w:t xml:space="preserve"> פורסם ספר שתקף את הרעיונות העומדים מאחורי הרשתות העצביות. הספר הציג פגם בנוירון הבסיסי. טיעונים שהוצגו בספר</w:t>
      </w:r>
      <w:commentRangeStart w:id="91"/>
      <w:r w:rsidRPr="0097573D">
        <w:rPr>
          <w:rFonts w:ascii="David" w:hAnsi="David" w:cs="David"/>
          <w:rtl/>
        </w:rPr>
        <w:t xml:space="preserve">, </w:t>
      </w:r>
      <w:del w:id="92" w:author="Avi Turner" w:date="2018-12-10T18:33:00Z">
        <w:r w:rsidRPr="0097573D" w:rsidDel="00691820">
          <w:rPr>
            <w:rFonts w:ascii="David" w:hAnsi="David" w:cs="David"/>
            <w:b/>
            <w:bCs/>
            <w:rtl/>
          </w:rPr>
          <w:delText>(</w:delText>
        </w:r>
      </w:del>
      <w:ins w:id="93" w:author="Avi Turner" w:date="2018-12-10T18:33:00Z">
        <w:r w:rsidR="00691820">
          <w:rPr>
            <w:rFonts w:ascii="David" w:hAnsi="David" w:cs="David" w:hint="cs"/>
            <w:rtl/>
          </w:rPr>
          <w:t>ובעיקר הטיעון ש</w:t>
        </w:r>
      </w:ins>
      <w:r w:rsidRPr="00C60D93">
        <w:rPr>
          <w:rFonts w:ascii="David" w:hAnsi="David" w:cs="David"/>
          <w:rtl/>
        </w:rPr>
        <w:t>לא משנה אילו משקולות נשים על הקלט, לא נוכל ליצור את השער הלוגי</w:t>
      </w:r>
      <w:r w:rsidRPr="0097573D">
        <w:rPr>
          <w:rFonts w:ascii="David" w:hAnsi="David" w:cs="David"/>
          <w:rtl/>
        </w:rPr>
        <w:t xml:space="preserve"> </w:t>
      </w:r>
      <w:r w:rsidRPr="0097573D">
        <w:rPr>
          <w:rFonts w:ascii="David" w:hAnsi="David" w:cs="David"/>
          <w:i/>
          <w:iCs/>
        </w:rPr>
        <w:t>xor</w:t>
      </w:r>
      <w:del w:id="94" w:author="Avi Turner" w:date="2018-12-10T18:33:00Z">
        <w:r w:rsidRPr="0097573D" w:rsidDel="00691820">
          <w:rPr>
            <w:rFonts w:ascii="David" w:hAnsi="David" w:cs="David"/>
            <w:rtl/>
          </w:rPr>
          <w:delText>)</w:delText>
        </w:r>
      </w:del>
      <w:commentRangeEnd w:id="91"/>
      <w:r w:rsidR="001410E6">
        <w:rPr>
          <w:rStyle w:val="CommentReference"/>
        </w:rPr>
        <w:commentReference w:id="91"/>
      </w:r>
      <w:r w:rsidRPr="0097573D">
        <w:rPr>
          <w:rFonts w:ascii="David" w:hAnsi="David" w:cs="David"/>
          <w:rtl/>
        </w:rPr>
        <w:t xml:space="preserve">, עיכבו את המשך התפתחותן של הרשתות העצביות במשך שנים רבות. </w:t>
      </w:r>
    </w:p>
    <w:p w14:paraId="297106BC" w14:textId="094ED6B0" w:rsidR="006F7F60" w:rsidRPr="0097573D" w:rsidRDefault="006F7F60" w:rsidP="006F7F60">
      <w:pPr>
        <w:ind w:right="206"/>
        <w:rPr>
          <w:rFonts w:ascii="David" w:hAnsi="David" w:cs="David"/>
          <w:rtl/>
        </w:rPr>
      </w:pPr>
      <w:r w:rsidRPr="0097573D">
        <w:rPr>
          <w:rFonts w:ascii="David" w:hAnsi="David" w:cs="David" w:hint="eastAsia"/>
          <w:rtl/>
        </w:rPr>
        <w:t>ב</w:t>
      </w:r>
      <w:r w:rsidRPr="0097573D">
        <w:rPr>
          <w:rFonts w:ascii="David" w:hAnsi="David" w:cs="David"/>
          <w:b/>
          <w:bCs/>
          <w:rtl/>
        </w:rPr>
        <w:t xml:space="preserve">1980 </w:t>
      </w:r>
      <w:r w:rsidRPr="0097573D">
        <w:rPr>
          <w:rFonts w:ascii="David" w:hAnsi="David" w:cs="David"/>
          <w:rtl/>
        </w:rPr>
        <w:t>"</w:t>
      </w:r>
      <w:r w:rsidRPr="0097573D">
        <w:rPr>
          <w:rFonts w:ascii="David" w:hAnsi="David" w:cs="David" w:hint="eastAsia"/>
          <w:rtl/>
        </w:rPr>
        <w:t>התגלה</w:t>
      </w:r>
      <w:r w:rsidRPr="0097573D">
        <w:rPr>
          <w:rFonts w:ascii="David" w:hAnsi="David" w:cs="David"/>
          <w:rtl/>
        </w:rPr>
        <w:t xml:space="preserve"> מחדש" אלגוריתם </w:t>
      </w:r>
      <w:r w:rsidRPr="0097573D">
        <w:rPr>
          <w:rFonts w:ascii="David" w:hAnsi="David" w:cs="David" w:hint="eastAsia"/>
          <w:rtl/>
        </w:rPr>
        <w:t>ה</w:t>
      </w:r>
      <w:r w:rsidRPr="0097573D">
        <w:rPr>
          <w:rFonts w:ascii="David" w:hAnsi="David" w:cs="David"/>
          <w:rtl/>
        </w:rPr>
        <w:t xml:space="preserve">למידה </w:t>
      </w:r>
      <w:del w:id="95" w:author="Avi Turner" w:date="2018-12-10T18:34:00Z">
        <w:r w:rsidRPr="0097573D" w:rsidDel="00691820">
          <w:rPr>
            <w:rFonts w:ascii="David" w:hAnsi="David" w:cs="David"/>
            <w:rtl/>
          </w:rPr>
          <w:delText>(</w:delText>
        </w:r>
      </w:del>
      <w:r w:rsidRPr="0097573D">
        <w:rPr>
          <w:rFonts w:ascii="David" w:hAnsi="David" w:cs="David" w:hint="eastAsia"/>
          <w:rtl/>
        </w:rPr>
        <w:t>של</w:t>
      </w:r>
      <w:r w:rsidRPr="0097573D">
        <w:rPr>
          <w:rFonts w:ascii="David" w:hAnsi="David" w:cs="David"/>
          <w:rtl/>
        </w:rPr>
        <w:t>מ</w:t>
      </w:r>
      <w:r w:rsidRPr="0097573D">
        <w:rPr>
          <w:rFonts w:ascii="David" w:hAnsi="David" w:cs="David" w:hint="eastAsia"/>
          <w:rtl/>
        </w:rPr>
        <w:t>עשה</w:t>
      </w:r>
      <w:r w:rsidRPr="0097573D">
        <w:rPr>
          <w:rFonts w:ascii="David" w:hAnsi="David" w:cs="David"/>
          <w:rtl/>
        </w:rPr>
        <w:t xml:space="preserve"> </w:t>
      </w:r>
      <w:r w:rsidRPr="0097573D">
        <w:rPr>
          <w:rFonts w:ascii="David" w:hAnsi="David" w:cs="David" w:hint="eastAsia"/>
          <w:rtl/>
        </w:rPr>
        <w:t>פורסם</w:t>
      </w:r>
      <w:r w:rsidRPr="0097573D">
        <w:rPr>
          <w:rFonts w:ascii="David" w:hAnsi="David" w:cs="David"/>
          <w:rtl/>
        </w:rPr>
        <w:t xml:space="preserve"> </w:t>
      </w:r>
      <w:r w:rsidRPr="0097573D">
        <w:rPr>
          <w:rFonts w:ascii="David" w:hAnsi="David" w:cs="David" w:hint="eastAsia"/>
          <w:rtl/>
        </w:rPr>
        <w:t>כבר</w:t>
      </w:r>
      <w:r w:rsidRPr="0097573D">
        <w:rPr>
          <w:rFonts w:ascii="David" w:hAnsi="David" w:cs="David"/>
          <w:rtl/>
        </w:rPr>
        <w:t xml:space="preserve"> </w:t>
      </w:r>
      <w:r w:rsidRPr="0097573D">
        <w:rPr>
          <w:rFonts w:ascii="David" w:hAnsi="David" w:cs="David" w:hint="eastAsia"/>
          <w:rtl/>
        </w:rPr>
        <w:t>ב</w:t>
      </w:r>
      <w:r w:rsidRPr="0097573D">
        <w:rPr>
          <w:rFonts w:ascii="David" w:hAnsi="David" w:cs="David"/>
          <w:rtl/>
        </w:rPr>
        <w:t>1974</w:t>
      </w:r>
      <w:del w:id="96" w:author="Avi Turner" w:date="2018-12-10T18:34:00Z">
        <w:r w:rsidRPr="0097573D" w:rsidDel="00691820">
          <w:rPr>
            <w:rFonts w:ascii="David" w:hAnsi="David" w:cs="David"/>
            <w:rtl/>
          </w:rPr>
          <w:delText>)</w:delText>
        </w:r>
      </w:del>
      <w:r w:rsidRPr="0097573D">
        <w:rPr>
          <w:rFonts w:ascii="David" w:hAnsi="David" w:cs="David"/>
          <w:rtl/>
        </w:rPr>
        <w:t xml:space="preserve"> לרשתות נוירונים הפך אותו לנפוץ ואפשר למידה של מודלים לא </w:t>
      </w:r>
      <w:r w:rsidRPr="0097573D">
        <w:rPr>
          <w:rFonts w:ascii="David" w:hAnsi="David" w:cs="David" w:hint="eastAsia"/>
          <w:rtl/>
        </w:rPr>
        <w:t>ליניאריים</w:t>
      </w:r>
      <w:r w:rsidRPr="0097573D">
        <w:rPr>
          <w:rFonts w:ascii="David" w:hAnsi="David" w:cs="David"/>
          <w:rtl/>
        </w:rPr>
        <w:t>.</w:t>
      </w:r>
    </w:p>
    <w:p w14:paraId="706BF323" w14:textId="29A238AD" w:rsidR="00F22B50" w:rsidRPr="0097573D" w:rsidRDefault="006F7F60" w:rsidP="00C60D93">
      <w:pPr>
        <w:ind w:right="206"/>
        <w:rPr>
          <w:rFonts w:ascii="David" w:hAnsi="David" w:cs="David"/>
        </w:rPr>
      </w:pPr>
      <w:r w:rsidRPr="0097573D">
        <w:rPr>
          <w:rFonts w:ascii="David" w:hAnsi="David" w:cs="David" w:hint="eastAsia"/>
          <w:rtl/>
        </w:rPr>
        <w:t>התקדמות</w:t>
      </w:r>
      <w:r w:rsidRPr="0097573D">
        <w:rPr>
          <w:rFonts w:ascii="David" w:hAnsi="David" w:cs="David"/>
          <w:rtl/>
        </w:rPr>
        <w:t xml:space="preserve"> </w:t>
      </w:r>
      <w:r w:rsidRPr="0097573D">
        <w:rPr>
          <w:rFonts w:ascii="David" w:hAnsi="David" w:cs="David" w:hint="eastAsia"/>
          <w:rtl/>
        </w:rPr>
        <w:t>נוספת</w:t>
      </w:r>
      <w:r w:rsidRPr="0097573D">
        <w:rPr>
          <w:rFonts w:ascii="David" w:hAnsi="David" w:cs="David"/>
          <w:rtl/>
        </w:rPr>
        <w:t xml:space="preserve"> </w:t>
      </w:r>
      <w:r w:rsidRPr="0097573D">
        <w:rPr>
          <w:rFonts w:ascii="David" w:hAnsi="David" w:cs="David" w:hint="eastAsia"/>
          <w:rtl/>
        </w:rPr>
        <w:t>חלה</w:t>
      </w:r>
      <w:r w:rsidRPr="0097573D">
        <w:rPr>
          <w:rFonts w:ascii="David" w:hAnsi="David" w:cs="David"/>
          <w:rtl/>
        </w:rPr>
        <w:t xml:space="preserve"> </w:t>
      </w:r>
      <w:r w:rsidRPr="0097573D">
        <w:rPr>
          <w:rFonts w:ascii="David" w:hAnsi="David" w:cs="David" w:hint="eastAsia"/>
          <w:rtl/>
        </w:rPr>
        <w:t>ב</w:t>
      </w:r>
      <w:r w:rsidRPr="0097573D">
        <w:rPr>
          <w:rFonts w:ascii="David" w:hAnsi="David" w:cs="David"/>
          <w:b/>
          <w:bCs/>
          <w:rtl/>
        </w:rPr>
        <w:t xml:space="preserve">1989 </w:t>
      </w:r>
      <w:r w:rsidRPr="0097573D">
        <w:rPr>
          <w:rFonts w:ascii="David" w:hAnsi="David" w:cs="David" w:hint="eastAsia"/>
          <w:rtl/>
        </w:rPr>
        <w:t>כאשר</w:t>
      </w:r>
      <w:r w:rsidRPr="0097573D">
        <w:rPr>
          <w:rFonts w:ascii="David" w:hAnsi="David" w:cs="David"/>
          <w:rtl/>
        </w:rPr>
        <w:t xml:space="preserve"> סביינקו פרסם הוכחה שרשת </w:t>
      </w:r>
      <w:r w:rsidRPr="0097573D">
        <w:rPr>
          <w:rFonts w:ascii="David" w:hAnsi="David" w:cs="David" w:hint="eastAsia"/>
          <w:rtl/>
        </w:rPr>
        <w:t>נ</w:t>
      </w:r>
      <w:r w:rsidRPr="0097573D">
        <w:rPr>
          <w:rFonts w:ascii="David" w:hAnsi="David" w:cs="David"/>
          <w:rtl/>
        </w:rPr>
        <w:t xml:space="preserve">וירונים יכולה לקרב כל פונקציה, </w:t>
      </w:r>
      <w:r w:rsidRPr="0097573D">
        <w:rPr>
          <w:rFonts w:ascii="David" w:hAnsi="David" w:cs="David" w:hint="eastAsia"/>
          <w:rtl/>
        </w:rPr>
        <w:t>וב</w:t>
      </w:r>
      <w:r w:rsidRPr="0097573D">
        <w:rPr>
          <w:rFonts w:ascii="David" w:hAnsi="David" w:cs="David"/>
          <w:b/>
          <w:bCs/>
          <w:rtl/>
        </w:rPr>
        <w:t xml:space="preserve">1990 </w:t>
      </w:r>
      <w:r w:rsidRPr="0097573D">
        <w:rPr>
          <w:rFonts w:ascii="David" w:hAnsi="David" w:cs="David" w:hint="eastAsia"/>
          <w:rtl/>
        </w:rPr>
        <w:t>כבר</w:t>
      </w:r>
      <w:r w:rsidRPr="0097573D">
        <w:rPr>
          <w:rFonts w:ascii="David" w:hAnsi="David" w:cs="David"/>
          <w:rtl/>
        </w:rPr>
        <w:t xml:space="preserve"> היו יישו</w:t>
      </w:r>
      <w:r w:rsidRPr="0097573D">
        <w:rPr>
          <w:rFonts w:ascii="David" w:hAnsi="David" w:cs="David" w:hint="eastAsia"/>
          <w:rtl/>
        </w:rPr>
        <w:t>מים</w:t>
      </w:r>
      <w:r w:rsidRPr="0097573D">
        <w:rPr>
          <w:rFonts w:ascii="David" w:hAnsi="David" w:cs="David"/>
          <w:rtl/>
        </w:rPr>
        <w:t xml:space="preserve"> מוצלח</w:t>
      </w:r>
      <w:r w:rsidRPr="0097573D">
        <w:rPr>
          <w:rFonts w:ascii="David" w:hAnsi="David" w:cs="David" w:hint="eastAsia"/>
          <w:rtl/>
        </w:rPr>
        <w:t>ים</w:t>
      </w:r>
      <w:r w:rsidRPr="0097573D">
        <w:rPr>
          <w:rFonts w:ascii="David" w:hAnsi="David" w:cs="David"/>
          <w:rtl/>
        </w:rPr>
        <w:t xml:space="preserve"> במגוון תחומים </w:t>
      </w:r>
      <w:ins w:id="97" w:author="Avi Turner" w:date="2018-12-10T18:34:00Z">
        <w:r w:rsidR="00691820">
          <w:rPr>
            <w:rFonts w:ascii="David" w:hAnsi="David" w:cs="David" w:hint="cs"/>
            <w:rtl/>
          </w:rPr>
          <w:t xml:space="preserve">כמו </w:t>
        </w:r>
      </w:ins>
      <w:del w:id="98" w:author="Avi Turner" w:date="2018-12-10T18:34:00Z">
        <w:r w:rsidRPr="0097573D" w:rsidDel="00691820">
          <w:rPr>
            <w:rFonts w:ascii="David" w:hAnsi="David" w:cs="David"/>
            <w:rtl/>
          </w:rPr>
          <w:delText>(</w:delText>
        </w:r>
      </w:del>
      <w:r w:rsidRPr="0097573D">
        <w:rPr>
          <w:rFonts w:ascii="David" w:hAnsi="David" w:cs="David"/>
          <w:rtl/>
        </w:rPr>
        <w:t>רפואה, שיווק, ניהול סיכונים ועוד</w:t>
      </w:r>
      <w:ins w:id="99" w:author="Avi Turner" w:date="2018-12-10T18:34:00Z">
        <w:r w:rsidR="00691820">
          <w:rPr>
            <w:rFonts w:ascii="David" w:hAnsi="David" w:cs="David" w:hint="cs"/>
            <w:rtl/>
          </w:rPr>
          <w:t>.</w:t>
        </w:r>
      </w:ins>
      <w:del w:id="100" w:author="Avi Turner" w:date="2018-12-10T18:34:00Z">
        <w:r w:rsidRPr="0097573D" w:rsidDel="00691820">
          <w:rPr>
            <w:rFonts w:ascii="David" w:hAnsi="David" w:cs="David"/>
            <w:rtl/>
          </w:rPr>
          <w:delText>)</w:delText>
        </w:r>
      </w:del>
    </w:p>
    <w:p w14:paraId="4797E9E4" w14:textId="64F5D08D" w:rsidR="00DD7B21" w:rsidRPr="00C60D93" w:rsidRDefault="00DD7B21" w:rsidP="00C60D93">
      <w:pPr>
        <w:ind w:right="206"/>
        <w:rPr>
          <w:rFonts w:ascii="David" w:hAnsi="David" w:cs="David"/>
          <w:rtl/>
        </w:rPr>
      </w:pPr>
      <w:r w:rsidRPr="00C60D93">
        <w:rPr>
          <w:rFonts w:ascii="David" w:hAnsi="David" w:cs="David"/>
          <w:rtl/>
        </w:rPr>
        <w:t xml:space="preserve"> בתחילת שנות ה</w:t>
      </w:r>
      <w:r w:rsidRPr="00C60D93">
        <w:rPr>
          <w:rFonts w:ascii="David" w:hAnsi="David" w:cs="David"/>
          <w:b/>
          <w:bCs/>
          <w:rtl/>
        </w:rPr>
        <w:t>2000</w:t>
      </w:r>
      <w:r w:rsidRPr="00C60D93">
        <w:rPr>
          <w:rFonts w:ascii="David" w:hAnsi="David" w:cs="David"/>
          <w:rtl/>
        </w:rPr>
        <w:t>, במקביל לשיפור ניכר בביצועי החומרה, עידן האינטרנט ו"התפוצצות המידע" רשתות נוירונים החלו לתת תוצאות טובות בתחום הלמידה החישובית.</w:t>
      </w:r>
      <w:r w:rsidR="006F7F60" w:rsidRPr="0097573D">
        <w:rPr>
          <w:rFonts w:ascii="David" w:hAnsi="David" w:cs="David"/>
          <w:rtl/>
        </w:rPr>
        <w:t xml:space="preserve"> </w:t>
      </w:r>
      <w:r w:rsidRPr="00C60D93">
        <w:rPr>
          <w:rFonts w:ascii="David" w:hAnsi="David" w:cs="David"/>
          <w:rtl/>
        </w:rPr>
        <w:t xml:space="preserve">עם המשך התקדמות החומרה ובפרט השימוש במעבדים גרפיים, המודלים של רשתות הנוירונים הפכו להיות בעלי יותר שכבות, ויכלו לפתור בעיות מורכבות יותר </w:t>
      </w:r>
      <w:r w:rsidR="006F7F60" w:rsidRPr="0097573D">
        <w:rPr>
          <w:rFonts w:ascii="David" w:hAnsi="David" w:cs="David" w:hint="eastAsia"/>
          <w:rtl/>
        </w:rPr>
        <w:t>רשתות</w:t>
      </w:r>
      <w:r w:rsidR="006F7F60" w:rsidRPr="0097573D">
        <w:rPr>
          <w:rFonts w:ascii="David" w:hAnsi="David" w:cs="David"/>
          <w:rtl/>
        </w:rPr>
        <w:t xml:space="preserve"> אלו נודעו בשם רשתות </w:t>
      </w:r>
      <w:r w:rsidR="006F7F60" w:rsidRPr="0097573D">
        <w:rPr>
          <w:rFonts w:ascii="David" w:hAnsi="David" w:cs="David" w:hint="eastAsia"/>
          <w:b/>
          <w:bCs/>
          <w:rtl/>
        </w:rPr>
        <w:t>למידה</w:t>
      </w:r>
      <w:r w:rsidR="006F7F60" w:rsidRPr="0097573D">
        <w:rPr>
          <w:rFonts w:ascii="David" w:hAnsi="David" w:cs="David"/>
          <w:b/>
          <w:bCs/>
          <w:rtl/>
        </w:rPr>
        <w:t xml:space="preserve"> </w:t>
      </w:r>
      <w:r w:rsidR="006F7F60" w:rsidRPr="0097573D">
        <w:rPr>
          <w:rFonts w:ascii="David" w:hAnsi="David" w:cs="David" w:hint="eastAsia"/>
          <w:b/>
          <w:bCs/>
          <w:rtl/>
        </w:rPr>
        <w:t>עמוקה</w:t>
      </w:r>
      <w:r w:rsidR="006F7F60" w:rsidRPr="0097573D">
        <w:rPr>
          <w:rFonts w:ascii="David" w:hAnsi="David" w:cs="David"/>
          <w:rtl/>
        </w:rPr>
        <w:t>.</w:t>
      </w:r>
    </w:p>
    <w:p w14:paraId="58BE0239" w14:textId="0C7947D4" w:rsidR="00B41D20" w:rsidRPr="00C60D93" w:rsidRDefault="00C66217" w:rsidP="00C60D93">
      <w:pPr>
        <w:pStyle w:val="ListParagraph"/>
        <w:keepNext/>
        <w:ind w:left="26" w:right="206"/>
        <w:rPr>
          <w:rFonts w:ascii="David" w:hAnsi="David" w:cs="David"/>
          <w:rtl/>
        </w:rPr>
      </w:pPr>
      <w:commentRangeStart w:id="101"/>
      <w:r w:rsidRPr="00C60D93">
        <w:rPr>
          <w:rFonts w:ascii="David" w:hAnsi="David" w:cs="David"/>
          <w:noProof/>
          <w:rtl/>
        </w:rPr>
        <mc:AlternateContent>
          <mc:Choice Requires="wpg">
            <w:drawing>
              <wp:anchor distT="0" distB="0" distL="114300" distR="114300" simplePos="0" relativeHeight="251675648" behindDoc="1" locked="0" layoutInCell="1" allowOverlap="1" wp14:anchorId="4F876C3B" wp14:editId="6D45F0E9">
                <wp:simplePos x="0" y="0"/>
                <wp:positionH relativeFrom="column">
                  <wp:posOffset>-344805</wp:posOffset>
                </wp:positionH>
                <wp:positionV relativeFrom="paragraph">
                  <wp:posOffset>400050</wp:posOffset>
                </wp:positionV>
                <wp:extent cx="2444750" cy="2501900"/>
                <wp:effectExtent l="0" t="0" r="0" b="0"/>
                <wp:wrapTight wrapText="bothSides">
                  <wp:wrapPolygon edited="0">
                    <wp:start x="0" y="0"/>
                    <wp:lineTo x="0" y="21381"/>
                    <wp:lineTo x="21376" y="21381"/>
                    <wp:lineTo x="21376" y="0"/>
                    <wp:lineTo x="0" y="0"/>
                  </wp:wrapPolygon>
                </wp:wrapTight>
                <wp:docPr id="2049" name="Group 2049"/>
                <wp:cNvGraphicFramePr/>
                <a:graphic xmlns:a="http://schemas.openxmlformats.org/drawingml/2006/main">
                  <a:graphicData uri="http://schemas.microsoft.com/office/word/2010/wordprocessingGroup">
                    <wpg:wgp>
                      <wpg:cNvGrpSpPr/>
                      <wpg:grpSpPr>
                        <a:xfrm>
                          <a:off x="0" y="0"/>
                          <a:ext cx="2444750" cy="2501900"/>
                          <a:chOff x="0" y="0"/>
                          <a:chExt cx="2444750" cy="2501910"/>
                        </a:xfrm>
                      </wpg:grpSpPr>
                      <pic:pic xmlns:pic="http://schemas.openxmlformats.org/drawingml/2006/picture">
                        <pic:nvPicPr>
                          <pic:cNvPr id="2051" name="Picture 2" descr="מאז 2015 – עם ביצועים יותר טובים משל בן אדם ">
                            <a:extLst/>
                          </pic:cNvPr>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4750" cy="1871345"/>
                          </a:xfrm>
                          <a:prstGeom prst="rect">
                            <a:avLst/>
                          </a:prstGeom>
                          <a:noFill/>
                          <a:extLst/>
                        </pic:spPr>
                      </pic:pic>
                      <wps:wsp>
                        <wps:cNvPr id="2052" name="Text Box 2052"/>
                        <wps:cNvSpPr txBox="1"/>
                        <wps:spPr>
                          <a:xfrm>
                            <a:off x="0" y="1753242"/>
                            <a:ext cx="2444750" cy="748668"/>
                          </a:xfrm>
                          <a:prstGeom prst="rect">
                            <a:avLst/>
                          </a:prstGeom>
                          <a:solidFill>
                            <a:prstClr val="white"/>
                          </a:solidFill>
                          <a:ln>
                            <a:noFill/>
                          </a:ln>
                        </wps:spPr>
                        <wps:txbx>
                          <w:txbxContent>
                            <w:p w14:paraId="4885A086" w14:textId="28E4A043" w:rsidR="0080039A" w:rsidRPr="00C66217" w:rsidRDefault="0080039A">
                              <w:pPr>
                                <w:pStyle w:val="Caption"/>
                                <w:spacing w:after="0"/>
                                <w:jc w:val="center"/>
                                <w:rPr>
                                  <w:ins w:id="102" w:author="Avi Turner" w:date="2018-12-10T18:37:00Z"/>
                                  <w:rtl/>
                                </w:rPr>
                                <w:pPrChange w:id="103" w:author="Avi Turner" w:date="2018-12-10T18:37:00Z">
                                  <w:pPr>
                                    <w:pStyle w:val="Caption"/>
                                    <w:jc w:val="center"/>
                                  </w:pPr>
                                </w:pPrChange>
                              </w:pPr>
                              <w:r>
                                <w:rPr>
                                  <w:rtl/>
                                </w:rPr>
                                <w:t>איור</w:t>
                              </w:r>
                              <w:r>
                                <w:t>2</w:t>
                              </w:r>
                            </w:p>
                            <w:p w14:paraId="65E4ED40" w14:textId="2EA2C96C" w:rsidR="00C66217" w:rsidRPr="00CE28F0" w:rsidRDefault="00C66217">
                              <w:pPr>
                                <w:spacing w:after="0"/>
                                <w:pPrChange w:id="104" w:author="Avi Turner" w:date="2018-12-10T18:37:00Z">
                                  <w:pPr>
                                    <w:pStyle w:val="Caption"/>
                                    <w:jc w:val="center"/>
                                  </w:pPr>
                                </w:pPrChange>
                              </w:pPr>
                              <w:ins w:id="105" w:author="Avi Turner" w:date="2018-12-10T18:37:00Z">
                                <w:r w:rsidRPr="003F5053">
                                  <w:rPr>
                                    <w:rFonts w:hint="cs"/>
                                    <w:sz w:val="18"/>
                                    <w:szCs w:val="18"/>
                                    <w:rtl/>
                                  </w:rPr>
                                  <w:t xml:space="preserve">אחוזי הטעות של רשתות למידה עמוקות </w:t>
                                </w:r>
                                <w:r>
                                  <w:rPr>
                                    <w:rFonts w:hint="cs"/>
                                    <w:sz w:val="18"/>
                                    <w:szCs w:val="18"/>
                                    <w:rtl/>
                                  </w:rPr>
                                  <w:t>ביחס לביצועי בן אדם</w:t>
                                </w:r>
                              </w:ins>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F876C3B" id="Group 2049" o:spid="_x0000_s1026" style="position:absolute;left:0;text-align:left;margin-left:-27.15pt;margin-top:31.5pt;width:192.5pt;height:197pt;z-index:-251640832;mso-height-relative:margin" coordsize="24447,25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מאז 2015 – עם ביצועים יותר טובים משל בן אדם " style="position:absolute;width:24447;height:18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">
                  <v:imagedata r:id="rId13" o:title="מאז 2015 – עם ביצועים יותר טובים משל בן אדם "/>
                </v:shape>
                <v:shapetype id="_x0000_t202" coordsize="21600,21600" o:spt="202" path="m,l,21600r21600,l21600,xe">
                  <v:stroke joinstyle="miter"/>
                  <v:path gradientshapeok="t" o:connecttype="rect"/>
                </v:shapetype>
                <v:shape id="Text Box 2052" o:spid="_x0000_s1028" type="#_x0000_t202" style="position:absolute;top:17532;width:24447;height:7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" stroked="f">
                  <v:textbox inset="0,0,0,0">
                    <w:txbxContent>
                      <w:p w14:paraId="4885A086" w14:textId="28E4A043" w:rsidR="0080039A" w:rsidRPr="00C66217" w:rsidRDefault="0080039A">
                        <w:pPr>
                          <w:pStyle w:val="Caption"/>
                          <w:spacing w:after="0"/>
                          <w:jc w:val="center"/>
                          <w:rPr>
                            <w:ins w:id="106" w:author="Avi Turner" w:date="2018-12-10T18:37:00Z"/>
                            <w:rtl/>
                          </w:rPr>
                          <w:pPrChange w:id="107" w:author="Avi Turner" w:date="2018-12-10T18:37:00Z">
                            <w:pPr>
                              <w:pStyle w:val="Caption"/>
                              <w:jc w:val="center"/>
                            </w:pPr>
                          </w:pPrChange>
                        </w:pPr>
                        <w:r>
                          <w:rPr>
                            <w:rtl/>
                          </w:rPr>
                          <w:t>איור</w:t>
                        </w:r>
                        <w:r>
                          <w:t>2</w:t>
                        </w:r>
                      </w:p>
                      <w:p w14:paraId="65E4ED40" w14:textId="2EA2C96C" w:rsidR="00C66217" w:rsidRPr="00CE28F0" w:rsidRDefault="00C66217">
                        <w:pPr>
                          <w:spacing w:after="0"/>
                          <w:pPrChange w:id="108" w:author="Avi Turner" w:date="2018-12-10T18:37:00Z">
                            <w:pPr>
                              <w:pStyle w:val="Caption"/>
                              <w:jc w:val="center"/>
                            </w:pPr>
                          </w:pPrChange>
                        </w:pPr>
                        <w:ins w:id="109" w:author="Avi Turner" w:date="2018-12-10T18:37:00Z">
                          <w:r w:rsidRPr="003F5053">
                            <w:rPr>
                              <w:rFonts w:hint="cs"/>
                              <w:sz w:val="18"/>
                              <w:szCs w:val="18"/>
                              <w:rtl/>
                            </w:rPr>
                            <w:t xml:space="preserve">אחוזי הטעות של רשתות למידה עמוקות </w:t>
                          </w:r>
                          <w:r>
                            <w:rPr>
                              <w:rFonts w:hint="cs"/>
                              <w:sz w:val="18"/>
                              <w:szCs w:val="18"/>
                              <w:rtl/>
                            </w:rPr>
                            <w:t>ביחס לביצועי בן אדם</w:t>
                          </w:r>
                        </w:ins>
                      </w:p>
                    </w:txbxContent>
                  </v:textbox>
                </v:shape>
                <w10:wrap type="tight"/>
              </v:group>
            </w:pict>
          </mc:Fallback>
        </mc:AlternateContent>
      </w:r>
      <w:commentRangeEnd w:id="101"/>
      <w:r w:rsidR="00DD7B21" w:rsidRPr="00C60D93">
        <w:rPr>
          <w:rFonts w:ascii="David" w:hAnsi="David" w:cs="David"/>
          <w:rtl/>
        </w:rPr>
        <w:t xml:space="preserve">מאז </w:t>
      </w:r>
      <w:r w:rsidR="00DD7B21" w:rsidRPr="00C60D93">
        <w:rPr>
          <w:rFonts w:ascii="David" w:hAnsi="David" w:cs="David"/>
          <w:b/>
          <w:bCs/>
          <w:rtl/>
        </w:rPr>
        <w:t>2012</w:t>
      </w:r>
      <w:r w:rsidR="00DD7B21" w:rsidRPr="00C60D93">
        <w:rPr>
          <w:rFonts w:ascii="David" w:hAnsi="David" w:cs="David"/>
          <w:rtl/>
        </w:rPr>
        <w:t xml:space="preserve">, כל המנצחות בתחרויות גדולות בתחום זיהוי האובייקטים </w:t>
      </w:r>
      <w:r w:rsidR="00DD7B21" w:rsidRPr="00C60D93">
        <w:rPr>
          <w:rFonts w:ascii="David" w:hAnsi="David" w:cs="David" w:hint="eastAsia"/>
          <w:rtl/>
        </w:rPr>
        <w:t>באמצעות</w:t>
      </w:r>
      <w:r w:rsidR="00DD7B21" w:rsidRPr="00C60D93">
        <w:rPr>
          <w:rFonts w:ascii="David" w:hAnsi="David" w:cs="David"/>
          <w:rtl/>
        </w:rPr>
        <w:t xml:space="preserve"> ראייה ממוחשבת מבוססות על </w:t>
      </w:r>
      <w:r w:rsidR="006F7F60" w:rsidRPr="0097573D">
        <w:rPr>
          <w:rFonts w:ascii="David" w:hAnsi="David" w:cs="David" w:hint="eastAsia"/>
          <w:rtl/>
        </w:rPr>
        <w:t>רשתות</w:t>
      </w:r>
      <w:r w:rsidR="006F7F60" w:rsidRPr="0097573D">
        <w:rPr>
          <w:rFonts w:ascii="David" w:hAnsi="David" w:cs="David"/>
          <w:rtl/>
        </w:rPr>
        <w:t xml:space="preserve"> </w:t>
      </w:r>
      <w:r w:rsidR="00DD7B21" w:rsidRPr="00C60D93">
        <w:rPr>
          <w:rFonts w:ascii="David" w:hAnsi="David" w:cs="David"/>
          <w:rtl/>
        </w:rPr>
        <w:t>למידה עמוקה.</w:t>
      </w:r>
      <w:r w:rsidR="006F7F60" w:rsidRPr="0097573D">
        <w:rPr>
          <w:rFonts w:ascii="David" w:hAnsi="David" w:cs="David"/>
          <w:rtl/>
        </w:rPr>
        <w:t xml:space="preserve"> ו</w:t>
      </w:r>
      <w:r w:rsidR="00DD7B21" w:rsidRPr="00C60D93">
        <w:rPr>
          <w:rFonts w:ascii="David" w:hAnsi="David" w:cs="David"/>
          <w:rtl/>
        </w:rPr>
        <w:t>מאז 2015 – עם ביצועים יותר טובים משל בן אדם</w:t>
      </w:r>
      <w:r w:rsidR="00DD7B21" w:rsidRPr="00C60D93">
        <w:rPr>
          <w:rFonts w:ascii="David" w:hAnsi="David" w:cs="David"/>
          <w:noProof/>
        </w:rPr>
        <w:t xml:space="preserve"> </w:t>
      </w:r>
      <w:r w:rsidR="00DD7B21" w:rsidRPr="00C60D93">
        <w:rPr>
          <w:rFonts w:ascii="David" w:hAnsi="David" w:cs="David"/>
          <w:rtl/>
        </w:rPr>
        <w:t xml:space="preserve">(איור </w:t>
      </w:r>
      <w:r w:rsidR="00B41D20" w:rsidRPr="0097573D">
        <w:rPr>
          <w:rFonts w:ascii="David" w:hAnsi="David" w:cs="David"/>
        </w:rPr>
        <w:t>2</w:t>
      </w:r>
      <w:r w:rsidR="00DD7B21" w:rsidRPr="00C60D93">
        <w:rPr>
          <w:rFonts w:ascii="David" w:hAnsi="David" w:cs="David"/>
          <w:rtl/>
        </w:rPr>
        <w:t>)</w:t>
      </w:r>
      <w:r w:rsidR="00B41D20" w:rsidRPr="00C60D93">
        <w:rPr>
          <w:rFonts w:ascii="David" w:hAnsi="David" w:cs="David"/>
          <w:noProof/>
        </w:rPr>
        <w:t xml:space="preserve"> </w:t>
      </w:r>
    </w:p>
    <w:p w14:paraId="328F5913" w14:textId="1B2C45AA" w:rsidR="00B41D20" w:rsidRPr="00C60D93" w:rsidRDefault="001410E6" w:rsidP="00B41D20">
      <w:pPr>
        <w:pStyle w:val="Caption"/>
        <w:jc w:val="center"/>
        <w:rPr>
          <w:rFonts w:ascii="David" w:eastAsiaTheme="majorEastAsia" w:hAnsi="David" w:cs="David"/>
          <w:color w:val="2F5496" w:themeColor="accent1" w:themeShade="BF"/>
          <w:sz w:val="26"/>
          <w:szCs w:val="26"/>
          <w:rtl/>
        </w:rPr>
      </w:pPr>
      <w:commentRangeStart w:id="110"/>
      <w:r>
        <w:rPr>
          <w:rStyle w:val="CommentReference"/>
          <w:i w:val="0"/>
          <w:iCs w:val="0"/>
          <w:color w:val="auto"/>
          <w:rtl/>
        </w:rPr>
        <w:commentReference w:id="101"/>
      </w:r>
      <w:commentRangeEnd w:id="110"/>
      <w:r w:rsidR="00691820">
        <w:rPr>
          <w:rStyle w:val="CommentReference"/>
          <w:i w:val="0"/>
          <w:iCs w:val="0"/>
          <w:color w:val="auto"/>
          <w:rtl/>
        </w:rPr>
        <w:commentReference w:id="110"/>
      </w:r>
      <w:r w:rsidR="00D53A7C" w:rsidRPr="00C60D93">
        <w:rPr>
          <w:rFonts w:ascii="David" w:hAnsi="David" w:cs="David"/>
          <w:noProof/>
          <w:rtl/>
        </w:rPr>
        <mc:AlternateContent>
          <mc:Choice Requires="wpg">
            <w:drawing>
              <wp:anchor distT="0" distB="0" distL="114300" distR="114300" simplePos="0" relativeHeight="251674624" behindDoc="1" locked="0" layoutInCell="1" allowOverlap="1" wp14:anchorId="76C6CBA7" wp14:editId="797540FC">
                <wp:simplePos x="0" y="0"/>
                <wp:positionH relativeFrom="column">
                  <wp:posOffset>2468245</wp:posOffset>
                </wp:positionH>
                <wp:positionV relativeFrom="paragraph">
                  <wp:posOffset>1905</wp:posOffset>
                </wp:positionV>
                <wp:extent cx="2770505" cy="2019935"/>
                <wp:effectExtent l="0" t="0" r="0" b="0"/>
                <wp:wrapTight wrapText="bothSides">
                  <wp:wrapPolygon edited="0">
                    <wp:start x="0" y="0"/>
                    <wp:lineTo x="0" y="18334"/>
                    <wp:lineTo x="149" y="21390"/>
                    <wp:lineTo x="21387" y="21390"/>
                    <wp:lineTo x="21387" y="0"/>
                    <wp:lineTo x="0" y="0"/>
                  </wp:wrapPolygon>
                </wp:wrapTight>
                <wp:docPr id="2054" name="Group 2054"/>
                <wp:cNvGraphicFramePr/>
                <a:graphic xmlns:a="http://schemas.openxmlformats.org/drawingml/2006/main">
                  <a:graphicData uri="http://schemas.microsoft.com/office/word/2010/wordprocessingGroup">
                    <wpg:wgp>
                      <wpg:cNvGrpSpPr/>
                      <wpg:grpSpPr>
                        <a:xfrm>
                          <a:off x="0" y="0"/>
                          <a:ext cx="2770505" cy="2019935"/>
                          <a:chOff x="0" y="0"/>
                          <a:chExt cx="2498693" cy="1704996"/>
                        </a:xfrm>
                      </wpg:grpSpPr>
                      <wps:wsp>
                        <wps:cNvPr id="2053" name="Text Box 2053"/>
                        <wps:cNvSpPr txBox="1"/>
                        <wps:spPr>
                          <a:xfrm>
                            <a:off x="54578" y="1446551"/>
                            <a:ext cx="2444115" cy="258445"/>
                          </a:xfrm>
                          <a:prstGeom prst="rect">
                            <a:avLst/>
                          </a:prstGeom>
                          <a:solidFill>
                            <a:prstClr val="white"/>
                          </a:solidFill>
                          <a:ln>
                            <a:noFill/>
                          </a:ln>
                        </wps:spPr>
                        <wps:txbx>
                          <w:txbxContent>
                            <w:p w14:paraId="53F64B36" w14:textId="53253FE0" w:rsidR="00691820" w:rsidRDefault="0080039A" w:rsidP="00C66217">
                              <w:pPr>
                                <w:pStyle w:val="Caption"/>
                                <w:spacing w:after="0"/>
                                <w:jc w:val="center"/>
                                <w:rPr>
                                  <w:ins w:id="111" w:author="Avi Turner" w:date="2018-12-10T18:36:00Z"/>
                                  <w:rtl/>
                                </w:rPr>
                              </w:pPr>
                              <w:r>
                                <w:rPr>
                                  <w:rtl/>
                                </w:rPr>
                                <w:t>איור</w:t>
                              </w:r>
                              <w:r>
                                <w:rPr>
                                  <w:rFonts w:hint="cs"/>
                                  <w:rtl/>
                                </w:rPr>
                                <w:t xml:space="preserve"> 1</w:t>
                              </w:r>
                            </w:p>
                            <w:p w14:paraId="57104A04" w14:textId="6512D6F9" w:rsidR="00C66217" w:rsidRPr="00CE28F0" w:rsidRDefault="00C66217">
                              <w:pPr>
                                <w:rPr>
                                  <w:ins w:id="112" w:author="Avi Turner" w:date="2018-12-10T18:35:00Z"/>
                                  <w:rtl/>
                                </w:rPr>
                                <w:pPrChange w:id="113" w:author="Avi Turner" w:date="2018-12-10T18:36:00Z">
                                  <w:pPr>
                                    <w:pStyle w:val="Caption"/>
                                    <w:jc w:val="center"/>
                                  </w:pPr>
                                </w:pPrChange>
                              </w:pPr>
                              <w:ins w:id="114" w:author="Avi Turner" w:date="2018-12-10T18:36:00Z">
                                <w:r w:rsidRPr="00C66217">
                                  <w:rPr>
                                    <w:rFonts w:hint="eastAsia"/>
                                    <w:sz w:val="18"/>
                                    <w:szCs w:val="18"/>
                                    <w:rtl/>
                                    <w:rPrChange w:id="115" w:author="Avi Turner" w:date="2018-12-10T18:37:00Z">
                                      <w:rPr>
                                        <w:rFonts w:hint="eastAsia"/>
                                        <w:i w:val="0"/>
                                        <w:iCs w:val="0"/>
                                        <w:rtl/>
                                      </w:rPr>
                                    </w:rPrChange>
                                  </w:rPr>
                                  <w:t>אחוזי</w:t>
                                </w:r>
                                <w:r w:rsidRPr="00C66217">
                                  <w:rPr>
                                    <w:sz w:val="18"/>
                                    <w:szCs w:val="18"/>
                                    <w:rtl/>
                                    <w:rPrChange w:id="116" w:author="Avi Turner" w:date="2018-12-10T18:37:00Z">
                                      <w:rPr>
                                        <w:i w:val="0"/>
                                        <w:iCs w:val="0"/>
                                        <w:rtl/>
                                      </w:rPr>
                                    </w:rPrChange>
                                  </w:rPr>
                                  <w:t xml:space="preserve"> </w:t>
                                </w:r>
                                <w:r w:rsidRPr="00C66217">
                                  <w:rPr>
                                    <w:rFonts w:hint="eastAsia"/>
                                    <w:sz w:val="18"/>
                                    <w:szCs w:val="18"/>
                                    <w:rtl/>
                                    <w:rPrChange w:id="117" w:author="Avi Turner" w:date="2018-12-10T18:37:00Z">
                                      <w:rPr>
                                        <w:rFonts w:hint="eastAsia"/>
                                        <w:i w:val="0"/>
                                        <w:iCs w:val="0"/>
                                        <w:rtl/>
                                      </w:rPr>
                                    </w:rPrChange>
                                  </w:rPr>
                                  <w:t>הטעות</w:t>
                                </w:r>
                                <w:r w:rsidRPr="00C66217">
                                  <w:rPr>
                                    <w:sz w:val="18"/>
                                    <w:szCs w:val="18"/>
                                    <w:rtl/>
                                    <w:rPrChange w:id="118" w:author="Avi Turner" w:date="2018-12-10T18:37:00Z">
                                      <w:rPr>
                                        <w:i w:val="0"/>
                                        <w:iCs w:val="0"/>
                                        <w:rtl/>
                                      </w:rPr>
                                    </w:rPrChange>
                                  </w:rPr>
                                  <w:t xml:space="preserve"> </w:t>
                                </w:r>
                                <w:r w:rsidRPr="00C66217">
                                  <w:rPr>
                                    <w:rFonts w:hint="eastAsia"/>
                                    <w:sz w:val="18"/>
                                    <w:szCs w:val="18"/>
                                    <w:rtl/>
                                    <w:rPrChange w:id="119" w:author="Avi Turner" w:date="2018-12-10T18:37:00Z">
                                      <w:rPr>
                                        <w:rFonts w:hint="eastAsia"/>
                                        <w:i w:val="0"/>
                                        <w:iCs w:val="0"/>
                                        <w:rtl/>
                                      </w:rPr>
                                    </w:rPrChange>
                                  </w:rPr>
                                  <w:t>של</w:t>
                                </w:r>
                                <w:r w:rsidRPr="00C66217">
                                  <w:rPr>
                                    <w:sz w:val="18"/>
                                    <w:szCs w:val="18"/>
                                    <w:rtl/>
                                    <w:rPrChange w:id="120" w:author="Avi Turner" w:date="2018-12-10T18:37:00Z">
                                      <w:rPr>
                                        <w:i w:val="0"/>
                                        <w:iCs w:val="0"/>
                                        <w:rtl/>
                                      </w:rPr>
                                    </w:rPrChange>
                                  </w:rPr>
                                  <w:t xml:space="preserve"> </w:t>
                                </w:r>
                                <w:r w:rsidRPr="00C66217">
                                  <w:rPr>
                                    <w:rFonts w:hint="eastAsia"/>
                                    <w:sz w:val="18"/>
                                    <w:szCs w:val="18"/>
                                    <w:rtl/>
                                    <w:rPrChange w:id="121" w:author="Avi Turner" w:date="2018-12-10T18:37:00Z">
                                      <w:rPr>
                                        <w:rFonts w:hint="eastAsia"/>
                                        <w:i w:val="0"/>
                                        <w:iCs w:val="0"/>
                                        <w:rtl/>
                                      </w:rPr>
                                    </w:rPrChange>
                                  </w:rPr>
                                  <w:t>רשתות</w:t>
                                </w:r>
                                <w:r w:rsidRPr="00C66217">
                                  <w:rPr>
                                    <w:sz w:val="18"/>
                                    <w:szCs w:val="18"/>
                                    <w:rtl/>
                                    <w:rPrChange w:id="122" w:author="Avi Turner" w:date="2018-12-10T18:37:00Z">
                                      <w:rPr>
                                        <w:i w:val="0"/>
                                        <w:iCs w:val="0"/>
                                        <w:rtl/>
                                      </w:rPr>
                                    </w:rPrChange>
                                  </w:rPr>
                                  <w:t xml:space="preserve"> </w:t>
                                </w:r>
                                <w:r w:rsidRPr="00C66217">
                                  <w:rPr>
                                    <w:rFonts w:hint="eastAsia"/>
                                    <w:sz w:val="18"/>
                                    <w:szCs w:val="18"/>
                                    <w:rtl/>
                                    <w:rPrChange w:id="123" w:author="Avi Turner" w:date="2018-12-10T18:37:00Z">
                                      <w:rPr>
                                        <w:rFonts w:hint="eastAsia"/>
                                        <w:i w:val="0"/>
                                        <w:iCs w:val="0"/>
                                        <w:rtl/>
                                      </w:rPr>
                                    </w:rPrChange>
                                  </w:rPr>
                                  <w:t>למידה</w:t>
                                </w:r>
                                <w:r w:rsidRPr="00C66217">
                                  <w:rPr>
                                    <w:sz w:val="18"/>
                                    <w:szCs w:val="18"/>
                                    <w:rtl/>
                                    <w:rPrChange w:id="124" w:author="Avi Turner" w:date="2018-12-10T18:37:00Z">
                                      <w:rPr>
                                        <w:i w:val="0"/>
                                        <w:iCs w:val="0"/>
                                        <w:rtl/>
                                      </w:rPr>
                                    </w:rPrChange>
                                  </w:rPr>
                                  <w:t xml:space="preserve"> </w:t>
                                </w:r>
                                <w:r w:rsidRPr="00C66217">
                                  <w:rPr>
                                    <w:rFonts w:hint="eastAsia"/>
                                    <w:sz w:val="18"/>
                                    <w:szCs w:val="18"/>
                                    <w:rtl/>
                                    <w:rPrChange w:id="125" w:author="Avi Turner" w:date="2018-12-10T18:37:00Z">
                                      <w:rPr>
                                        <w:rFonts w:hint="eastAsia"/>
                                        <w:i w:val="0"/>
                                        <w:iCs w:val="0"/>
                                        <w:rtl/>
                                      </w:rPr>
                                    </w:rPrChange>
                                  </w:rPr>
                                  <w:t>עמוקות</w:t>
                                </w:r>
                                <w:r w:rsidRPr="00C66217">
                                  <w:rPr>
                                    <w:sz w:val="18"/>
                                    <w:szCs w:val="18"/>
                                    <w:rtl/>
                                    <w:rPrChange w:id="126" w:author="Avi Turner" w:date="2018-12-10T18:37:00Z">
                                      <w:rPr>
                                        <w:i w:val="0"/>
                                        <w:iCs w:val="0"/>
                                        <w:rtl/>
                                      </w:rPr>
                                    </w:rPrChange>
                                  </w:rPr>
                                  <w:t xml:space="preserve"> </w:t>
                                </w:r>
                                <w:r w:rsidRPr="00C66217">
                                  <w:rPr>
                                    <w:rFonts w:hint="eastAsia"/>
                                    <w:sz w:val="18"/>
                                    <w:szCs w:val="18"/>
                                    <w:rtl/>
                                    <w:rPrChange w:id="127" w:author="Avi Turner" w:date="2018-12-10T18:37:00Z">
                                      <w:rPr>
                                        <w:rFonts w:hint="eastAsia"/>
                                        <w:i w:val="0"/>
                                        <w:iCs w:val="0"/>
                                        <w:rtl/>
                                      </w:rPr>
                                    </w:rPrChange>
                                  </w:rPr>
                                  <w:t>ומספר</w:t>
                                </w:r>
                                <w:r w:rsidRPr="00C66217">
                                  <w:rPr>
                                    <w:sz w:val="18"/>
                                    <w:szCs w:val="18"/>
                                    <w:rtl/>
                                    <w:rPrChange w:id="128" w:author="Avi Turner" w:date="2018-12-10T18:37:00Z">
                                      <w:rPr>
                                        <w:i w:val="0"/>
                                        <w:iCs w:val="0"/>
                                        <w:rtl/>
                                      </w:rPr>
                                    </w:rPrChange>
                                  </w:rPr>
                                  <w:t xml:space="preserve"> </w:t>
                                </w:r>
                                <w:r w:rsidRPr="00C66217">
                                  <w:rPr>
                                    <w:rFonts w:hint="eastAsia"/>
                                    <w:sz w:val="18"/>
                                    <w:szCs w:val="18"/>
                                    <w:rtl/>
                                    <w:rPrChange w:id="129" w:author="Avi Turner" w:date="2018-12-10T18:37:00Z">
                                      <w:rPr>
                                        <w:rFonts w:hint="eastAsia"/>
                                        <w:i w:val="0"/>
                                        <w:iCs w:val="0"/>
                                        <w:rtl/>
                                      </w:rPr>
                                    </w:rPrChange>
                                  </w:rPr>
                                  <w:t>השכבות</w:t>
                                </w:r>
                                <w:r w:rsidRPr="00C66217">
                                  <w:rPr>
                                    <w:sz w:val="18"/>
                                    <w:szCs w:val="18"/>
                                    <w:rtl/>
                                    <w:rPrChange w:id="130" w:author="Avi Turner" w:date="2018-12-10T18:37:00Z">
                                      <w:rPr>
                                        <w:i w:val="0"/>
                                        <w:iCs w:val="0"/>
                                        <w:rtl/>
                                      </w:rPr>
                                    </w:rPrChange>
                                  </w:rPr>
                                  <w:t xml:space="preserve"> </w:t>
                                </w:r>
                                <w:r w:rsidRPr="00C66217">
                                  <w:rPr>
                                    <w:rFonts w:hint="eastAsia"/>
                                    <w:sz w:val="18"/>
                                    <w:szCs w:val="18"/>
                                    <w:rtl/>
                                    <w:rPrChange w:id="131" w:author="Avi Turner" w:date="2018-12-10T18:37:00Z">
                                      <w:rPr>
                                        <w:rFonts w:hint="eastAsia"/>
                                        <w:i w:val="0"/>
                                        <w:iCs w:val="0"/>
                                        <w:rtl/>
                                      </w:rPr>
                                    </w:rPrChange>
                                  </w:rPr>
                                  <w:t>ברשת</w:t>
                                </w:r>
                              </w:ins>
                            </w:p>
                            <w:p w14:paraId="7A6EC2FD" w14:textId="2C3803D8" w:rsidR="00691820" w:rsidRPr="00CE28F0" w:rsidRDefault="00691820">
                              <w:pPr>
                                <w:spacing w:after="0"/>
                                <w:pPrChange w:id="132" w:author="Avi Turner" w:date="2018-12-10T18:35:00Z">
                                  <w:pPr>
                                    <w:pStyle w:val="Caption"/>
                                    <w:jc w:val="center"/>
                                  </w:pPr>
                                </w:pPrChange>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2048" name="Picture 2048" descr="Image result for history of deep learning layers alexnet vg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51735" cy="14452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6C6CBA7" id="Group 2054" o:spid="_x0000_s1029" style="position:absolute;left:0;text-align:left;margin-left:194.35pt;margin-top:.15pt;width:218.15pt;height:159.05pt;z-index:-251641856;mso-width-relative:margin;mso-height-relative:margin" coordsize="24986,17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">
                <v:shape id="Text Box 2053" o:spid="_x0000_s1030" type="#_x0000_t202" style="position:absolute;left:545;top:14465;width:2444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" stroked="f">
                  <v:textbox inset="0,0,0,0">
                    <w:txbxContent>
                      <w:p w14:paraId="53F64B36" w14:textId="53253FE0" w:rsidR="00691820" w:rsidRDefault="0080039A" w:rsidP="00C66217">
                        <w:pPr>
                          <w:pStyle w:val="Caption"/>
                          <w:spacing w:after="0"/>
                          <w:jc w:val="center"/>
                          <w:rPr>
                            <w:ins w:id="133" w:author="Avi Turner" w:date="2018-12-10T18:36:00Z"/>
                            <w:rtl/>
                          </w:rPr>
                        </w:pPr>
                        <w:r>
                          <w:rPr>
                            <w:rtl/>
                          </w:rPr>
                          <w:t>איור</w:t>
                        </w:r>
                        <w:r>
                          <w:rPr>
                            <w:rFonts w:hint="cs"/>
                            <w:rtl/>
                          </w:rPr>
                          <w:t xml:space="preserve"> 1</w:t>
                        </w:r>
                      </w:p>
                      <w:p w14:paraId="57104A04" w14:textId="6512D6F9" w:rsidR="00C66217" w:rsidRPr="00CE28F0" w:rsidRDefault="00C66217">
                        <w:pPr>
                          <w:rPr>
                            <w:ins w:id="134" w:author="Avi Turner" w:date="2018-12-10T18:35:00Z"/>
                            <w:rtl/>
                          </w:rPr>
                          <w:pPrChange w:id="135" w:author="Avi Turner" w:date="2018-12-10T18:36:00Z">
                            <w:pPr>
                              <w:pStyle w:val="Caption"/>
                              <w:jc w:val="center"/>
                            </w:pPr>
                          </w:pPrChange>
                        </w:pPr>
                        <w:ins w:id="136" w:author="Avi Turner" w:date="2018-12-10T18:36:00Z">
                          <w:r w:rsidRPr="00C66217">
                            <w:rPr>
                              <w:rFonts w:hint="eastAsia"/>
                              <w:sz w:val="18"/>
                              <w:szCs w:val="18"/>
                              <w:rtl/>
                              <w:rPrChange w:id="137" w:author="Avi Turner" w:date="2018-12-10T18:37:00Z">
                                <w:rPr>
                                  <w:rFonts w:hint="eastAsia"/>
                                  <w:i w:val="0"/>
                                  <w:iCs w:val="0"/>
                                  <w:rtl/>
                                </w:rPr>
                              </w:rPrChange>
                            </w:rPr>
                            <w:t>אחוזי</w:t>
                          </w:r>
                          <w:r w:rsidRPr="00C66217">
                            <w:rPr>
                              <w:sz w:val="18"/>
                              <w:szCs w:val="18"/>
                              <w:rtl/>
                              <w:rPrChange w:id="138" w:author="Avi Turner" w:date="2018-12-10T18:37:00Z">
                                <w:rPr>
                                  <w:i w:val="0"/>
                                  <w:iCs w:val="0"/>
                                  <w:rtl/>
                                </w:rPr>
                              </w:rPrChange>
                            </w:rPr>
                            <w:t xml:space="preserve"> </w:t>
                          </w:r>
                          <w:r w:rsidRPr="00C66217">
                            <w:rPr>
                              <w:rFonts w:hint="eastAsia"/>
                              <w:sz w:val="18"/>
                              <w:szCs w:val="18"/>
                              <w:rtl/>
                              <w:rPrChange w:id="139" w:author="Avi Turner" w:date="2018-12-10T18:37:00Z">
                                <w:rPr>
                                  <w:rFonts w:hint="eastAsia"/>
                                  <w:i w:val="0"/>
                                  <w:iCs w:val="0"/>
                                  <w:rtl/>
                                </w:rPr>
                              </w:rPrChange>
                            </w:rPr>
                            <w:t>הטעות</w:t>
                          </w:r>
                          <w:r w:rsidRPr="00C66217">
                            <w:rPr>
                              <w:sz w:val="18"/>
                              <w:szCs w:val="18"/>
                              <w:rtl/>
                              <w:rPrChange w:id="140" w:author="Avi Turner" w:date="2018-12-10T18:37:00Z">
                                <w:rPr>
                                  <w:i w:val="0"/>
                                  <w:iCs w:val="0"/>
                                  <w:rtl/>
                                </w:rPr>
                              </w:rPrChange>
                            </w:rPr>
                            <w:t xml:space="preserve"> </w:t>
                          </w:r>
                          <w:r w:rsidRPr="00C66217">
                            <w:rPr>
                              <w:rFonts w:hint="eastAsia"/>
                              <w:sz w:val="18"/>
                              <w:szCs w:val="18"/>
                              <w:rtl/>
                              <w:rPrChange w:id="141" w:author="Avi Turner" w:date="2018-12-10T18:37:00Z">
                                <w:rPr>
                                  <w:rFonts w:hint="eastAsia"/>
                                  <w:i w:val="0"/>
                                  <w:iCs w:val="0"/>
                                  <w:rtl/>
                                </w:rPr>
                              </w:rPrChange>
                            </w:rPr>
                            <w:t>של</w:t>
                          </w:r>
                          <w:r w:rsidRPr="00C66217">
                            <w:rPr>
                              <w:sz w:val="18"/>
                              <w:szCs w:val="18"/>
                              <w:rtl/>
                              <w:rPrChange w:id="142" w:author="Avi Turner" w:date="2018-12-10T18:37:00Z">
                                <w:rPr>
                                  <w:i w:val="0"/>
                                  <w:iCs w:val="0"/>
                                  <w:rtl/>
                                </w:rPr>
                              </w:rPrChange>
                            </w:rPr>
                            <w:t xml:space="preserve"> </w:t>
                          </w:r>
                          <w:r w:rsidRPr="00C66217">
                            <w:rPr>
                              <w:rFonts w:hint="eastAsia"/>
                              <w:sz w:val="18"/>
                              <w:szCs w:val="18"/>
                              <w:rtl/>
                              <w:rPrChange w:id="143" w:author="Avi Turner" w:date="2018-12-10T18:37:00Z">
                                <w:rPr>
                                  <w:rFonts w:hint="eastAsia"/>
                                  <w:i w:val="0"/>
                                  <w:iCs w:val="0"/>
                                  <w:rtl/>
                                </w:rPr>
                              </w:rPrChange>
                            </w:rPr>
                            <w:t>רשתות</w:t>
                          </w:r>
                          <w:r w:rsidRPr="00C66217">
                            <w:rPr>
                              <w:sz w:val="18"/>
                              <w:szCs w:val="18"/>
                              <w:rtl/>
                              <w:rPrChange w:id="144" w:author="Avi Turner" w:date="2018-12-10T18:37:00Z">
                                <w:rPr>
                                  <w:i w:val="0"/>
                                  <w:iCs w:val="0"/>
                                  <w:rtl/>
                                </w:rPr>
                              </w:rPrChange>
                            </w:rPr>
                            <w:t xml:space="preserve"> </w:t>
                          </w:r>
                          <w:r w:rsidRPr="00C66217">
                            <w:rPr>
                              <w:rFonts w:hint="eastAsia"/>
                              <w:sz w:val="18"/>
                              <w:szCs w:val="18"/>
                              <w:rtl/>
                              <w:rPrChange w:id="145" w:author="Avi Turner" w:date="2018-12-10T18:37:00Z">
                                <w:rPr>
                                  <w:rFonts w:hint="eastAsia"/>
                                  <w:i w:val="0"/>
                                  <w:iCs w:val="0"/>
                                  <w:rtl/>
                                </w:rPr>
                              </w:rPrChange>
                            </w:rPr>
                            <w:t>למידה</w:t>
                          </w:r>
                          <w:r w:rsidRPr="00C66217">
                            <w:rPr>
                              <w:sz w:val="18"/>
                              <w:szCs w:val="18"/>
                              <w:rtl/>
                              <w:rPrChange w:id="146" w:author="Avi Turner" w:date="2018-12-10T18:37:00Z">
                                <w:rPr>
                                  <w:i w:val="0"/>
                                  <w:iCs w:val="0"/>
                                  <w:rtl/>
                                </w:rPr>
                              </w:rPrChange>
                            </w:rPr>
                            <w:t xml:space="preserve"> </w:t>
                          </w:r>
                          <w:r w:rsidRPr="00C66217">
                            <w:rPr>
                              <w:rFonts w:hint="eastAsia"/>
                              <w:sz w:val="18"/>
                              <w:szCs w:val="18"/>
                              <w:rtl/>
                              <w:rPrChange w:id="147" w:author="Avi Turner" w:date="2018-12-10T18:37:00Z">
                                <w:rPr>
                                  <w:rFonts w:hint="eastAsia"/>
                                  <w:i w:val="0"/>
                                  <w:iCs w:val="0"/>
                                  <w:rtl/>
                                </w:rPr>
                              </w:rPrChange>
                            </w:rPr>
                            <w:t>עמוקות</w:t>
                          </w:r>
                          <w:r w:rsidRPr="00C66217">
                            <w:rPr>
                              <w:sz w:val="18"/>
                              <w:szCs w:val="18"/>
                              <w:rtl/>
                              <w:rPrChange w:id="148" w:author="Avi Turner" w:date="2018-12-10T18:37:00Z">
                                <w:rPr>
                                  <w:i w:val="0"/>
                                  <w:iCs w:val="0"/>
                                  <w:rtl/>
                                </w:rPr>
                              </w:rPrChange>
                            </w:rPr>
                            <w:t xml:space="preserve"> </w:t>
                          </w:r>
                          <w:r w:rsidRPr="00C66217">
                            <w:rPr>
                              <w:rFonts w:hint="eastAsia"/>
                              <w:sz w:val="18"/>
                              <w:szCs w:val="18"/>
                              <w:rtl/>
                              <w:rPrChange w:id="149" w:author="Avi Turner" w:date="2018-12-10T18:37:00Z">
                                <w:rPr>
                                  <w:rFonts w:hint="eastAsia"/>
                                  <w:i w:val="0"/>
                                  <w:iCs w:val="0"/>
                                  <w:rtl/>
                                </w:rPr>
                              </w:rPrChange>
                            </w:rPr>
                            <w:t>ומספר</w:t>
                          </w:r>
                          <w:r w:rsidRPr="00C66217">
                            <w:rPr>
                              <w:sz w:val="18"/>
                              <w:szCs w:val="18"/>
                              <w:rtl/>
                              <w:rPrChange w:id="150" w:author="Avi Turner" w:date="2018-12-10T18:37:00Z">
                                <w:rPr>
                                  <w:i w:val="0"/>
                                  <w:iCs w:val="0"/>
                                  <w:rtl/>
                                </w:rPr>
                              </w:rPrChange>
                            </w:rPr>
                            <w:t xml:space="preserve"> </w:t>
                          </w:r>
                          <w:r w:rsidRPr="00C66217">
                            <w:rPr>
                              <w:rFonts w:hint="eastAsia"/>
                              <w:sz w:val="18"/>
                              <w:szCs w:val="18"/>
                              <w:rtl/>
                              <w:rPrChange w:id="151" w:author="Avi Turner" w:date="2018-12-10T18:37:00Z">
                                <w:rPr>
                                  <w:rFonts w:hint="eastAsia"/>
                                  <w:i w:val="0"/>
                                  <w:iCs w:val="0"/>
                                  <w:rtl/>
                                </w:rPr>
                              </w:rPrChange>
                            </w:rPr>
                            <w:t>השכבות</w:t>
                          </w:r>
                          <w:r w:rsidRPr="00C66217">
                            <w:rPr>
                              <w:sz w:val="18"/>
                              <w:szCs w:val="18"/>
                              <w:rtl/>
                              <w:rPrChange w:id="152" w:author="Avi Turner" w:date="2018-12-10T18:37:00Z">
                                <w:rPr>
                                  <w:i w:val="0"/>
                                  <w:iCs w:val="0"/>
                                  <w:rtl/>
                                </w:rPr>
                              </w:rPrChange>
                            </w:rPr>
                            <w:t xml:space="preserve"> </w:t>
                          </w:r>
                          <w:r w:rsidRPr="00C66217">
                            <w:rPr>
                              <w:rFonts w:hint="eastAsia"/>
                              <w:sz w:val="18"/>
                              <w:szCs w:val="18"/>
                              <w:rtl/>
                              <w:rPrChange w:id="153" w:author="Avi Turner" w:date="2018-12-10T18:37:00Z">
                                <w:rPr>
                                  <w:rFonts w:hint="eastAsia"/>
                                  <w:i w:val="0"/>
                                  <w:iCs w:val="0"/>
                                  <w:rtl/>
                                </w:rPr>
                              </w:rPrChange>
                            </w:rPr>
                            <w:t>ברשת</w:t>
                          </w:r>
                        </w:ins>
                      </w:p>
                      <w:p w14:paraId="7A6EC2FD" w14:textId="2C3803D8" w:rsidR="00691820" w:rsidRPr="00CE28F0" w:rsidRDefault="00691820">
                        <w:pPr>
                          <w:spacing w:after="0"/>
                          <w:pPrChange w:id="154" w:author="Avi Turner" w:date="2018-12-10T18:35:00Z">
                            <w:pPr>
                              <w:pStyle w:val="Caption"/>
                              <w:jc w:val="center"/>
                            </w:pPr>
                          </w:pPrChange>
                        </w:pPr>
                      </w:p>
                    </w:txbxContent>
                  </v:textbox>
                </v:shape>
                <v:shape id="Picture 2048" o:spid="_x0000_s1031" type="#_x0000_t75" alt="Image result for history of deep learning layers alexnet vgg" style="position:absolute;width:24517;height:14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">
                  <v:imagedata r:id="rId15" o:title="Image result for history of deep learning layers alexnet vgg"/>
                </v:shape>
                <w10:wrap type="tight"/>
              </v:group>
            </w:pict>
          </mc:Fallback>
        </mc:AlternateContent>
      </w:r>
    </w:p>
    <w:p w14:paraId="2C177387" w14:textId="4A5B08AD" w:rsidR="00D53A7C" w:rsidRPr="0097573D" w:rsidRDefault="00D53A7C" w:rsidP="00D53A7C">
      <w:pPr>
        <w:rPr>
          <w:rFonts w:ascii="David" w:eastAsiaTheme="majorEastAsia" w:hAnsi="David" w:cs="David"/>
          <w:i/>
          <w:iCs/>
          <w:color w:val="2F5496" w:themeColor="accent1" w:themeShade="BF"/>
          <w:sz w:val="26"/>
          <w:szCs w:val="26"/>
          <w:rtl/>
        </w:rPr>
      </w:pPr>
    </w:p>
    <w:p w14:paraId="690554B9" w14:textId="1C85E5C6" w:rsidR="00D53A7C" w:rsidRPr="00C60D93" w:rsidRDefault="00D53A7C" w:rsidP="00D53A7C">
      <w:pPr>
        <w:pStyle w:val="Heading2"/>
        <w:rPr>
          <w:rFonts w:ascii="David" w:hAnsi="David" w:cs="David"/>
          <w:rtl/>
        </w:rPr>
      </w:pPr>
      <w:bookmarkStart w:id="155" w:name="_Toc532235143"/>
      <w:r w:rsidRPr="00C60D93">
        <w:rPr>
          <w:rFonts w:ascii="David" w:hAnsi="David" w:cs="David" w:hint="eastAsia"/>
          <w:rtl/>
        </w:rPr>
        <w:t>מנוחים</w:t>
      </w:r>
      <w:r w:rsidRPr="00C60D93">
        <w:rPr>
          <w:rFonts w:ascii="David" w:hAnsi="David" w:cs="David"/>
          <w:rtl/>
        </w:rPr>
        <w:t xml:space="preserve"> </w:t>
      </w:r>
      <w:r w:rsidRPr="00C60D93">
        <w:rPr>
          <w:rFonts w:ascii="David" w:hAnsi="David" w:cs="David" w:hint="eastAsia"/>
          <w:rtl/>
        </w:rPr>
        <w:t>נוספים</w:t>
      </w:r>
      <w:bookmarkEnd w:id="155"/>
    </w:p>
    <w:p w14:paraId="2DDF729E" w14:textId="319E3B2B" w:rsidR="00646EDA" w:rsidRPr="0097573D" w:rsidRDefault="00646EDA" w:rsidP="00C60D93">
      <w:pPr>
        <w:pStyle w:val="NoSpacing"/>
        <w:numPr>
          <w:ilvl w:val="0"/>
          <w:numId w:val="33"/>
        </w:numPr>
        <w:rPr>
          <w:rFonts w:eastAsiaTheme="majorEastAsia"/>
        </w:rPr>
      </w:pPr>
      <w:r w:rsidRPr="00C5074B">
        <w:rPr>
          <w:rFonts w:eastAsiaTheme="majorEastAsia"/>
          <w:b/>
          <w:bCs/>
          <w:rPrChange w:id="156" w:author="Avi Turner" w:date="2018-12-10T18:38:00Z">
            <w:rPr>
              <w:rFonts w:eastAsiaTheme="majorEastAsia"/>
            </w:rPr>
          </w:rPrChange>
        </w:rPr>
        <w:t>NLP</w:t>
      </w:r>
      <w:r w:rsidRPr="0097573D">
        <w:rPr>
          <w:rFonts w:eastAsiaTheme="majorEastAsia"/>
          <w:rtl/>
        </w:rPr>
        <w:t xml:space="preserve"> – </w:t>
      </w:r>
      <w:r w:rsidRPr="0097573D">
        <w:rPr>
          <w:rFonts w:eastAsiaTheme="majorEastAsia"/>
        </w:rPr>
        <w:t>Natural language processing</w:t>
      </w:r>
      <w:r w:rsidRPr="0097573D">
        <w:rPr>
          <w:rFonts w:eastAsiaTheme="majorEastAsia"/>
          <w:rtl/>
        </w:rPr>
        <w:t xml:space="preserve"> – עיבוד שפות טבעיות</w:t>
      </w:r>
    </w:p>
    <w:p w14:paraId="20FFB9F2" w14:textId="77777777" w:rsidR="00067BC5" w:rsidRPr="00C60D93" w:rsidRDefault="00D53A7C" w:rsidP="0080039A">
      <w:pPr>
        <w:pStyle w:val="NoSpacing"/>
        <w:numPr>
          <w:ilvl w:val="0"/>
          <w:numId w:val="33"/>
        </w:numPr>
        <w:rPr>
          <w:rtl/>
        </w:rPr>
      </w:pPr>
      <w:r w:rsidRPr="00C5074B">
        <w:rPr>
          <w:rFonts w:eastAsiaTheme="majorEastAsia"/>
          <w:b/>
          <w:bCs/>
          <w:rPrChange w:id="157" w:author="Avi Turner" w:date="2018-12-10T18:38:00Z">
            <w:rPr>
              <w:rFonts w:eastAsiaTheme="majorEastAsia"/>
            </w:rPr>
          </w:rPrChange>
        </w:rPr>
        <w:t>RNN</w:t>
      </w:r>
      <w:r w:rsidRPr="00067BC5">
        <w:rPr>
          <w:rFonts w:eastAsiaTheme="majorEastAsia"/>
          <w:rtl/>
        </w:rPr>
        <w:t xml:space="preserve"> - </w:t>
      </w:r>
      <w:r w:rsidRPr="00067BC5">
        <w:rPr>
          <w:rFonts w:eastAsiaTheme="majorEastAsia"/>
        </w:rPr>
        <w:t>Recurrent neural network</w:t>
      </w:r>
      <w:r w:rsidRPr="00067BC5">
        <w:rPr>
          <w:rFonts w:eastAsiaTheme="majorEastAsia"/>
          <w:rtl/>
        </w:rPr>
        <w:t xml:space="preserve"> - </w:t>
      </w:r>
      <w:r w:rsidR="00646EDA" w:rsidRPr="00067BC5">
        <w:rPr>
          <w:rFonts w:eastAsiaTheme="majorEastAsia"/>
          <w:rtl/>
        </w:rPr>
        <w:t xml:space="preserve">רשתות נוירונים בהן הפלט של כל שכבה משמש גם כקלט של אותה השכבה לצעד הבא. ארכיטקטורת היזון חוזר זאת מאפשרת לרשת </w:t>
      </w:r>
      <w:r w:rsidR="002015A3" w:rsidRPr="00C60D93">
        <w:rPr>
          <w:rFonts w:eastAsiaTheme="majorEastAsia"/>
          <w:rtl/>
        </w:rPr>
        <w:t>'</w:t>
      </w:r>
      <w:r w:rsidR="002015A3" w:rsidRPr="00C60D93">
        <w:rPr>
          <w:rFonts w:eastAsiaTheme="majorEastAsia" w:hint="eastAsia"/>
          <w:rtl/>
        </w:rPr>
        <w:t>לזכור</w:t>
      </w:r>
      <w:r w:rsidR="002015A3" w:rsidRPr="00C60D93">
        <w:rPr>
          <w:rFonts w:eastAsiaTheme="majorEastAsia"/>
          <w:rtl/>
        </w:rPr>
        <w:t>'</w:t>
      </w:r>
      <w:r w:rsidR="00646EDA" w:rsidRPr="00067BC5">
        <w:rPr>
          <w:rFonts w:eastAsiaTheme="majorEastAsia"/>
          <w:rtl/>
        </w:rPr>
        <w:t xml:space="preserve"> את המידע מהצעד הקודם (ושלמעשה הצטבר עד כה) ובכך לאפשר תיאור של רצפים. בשימוש נרחב בעיבוד שפות טבעיות.</w:t>
      </w:r>
    </w:p>
    <w:p w14:paraId="14930992" w14:textId="364CC175" w:rsidR="00067BC5" w:rsidRDefault="00067BC5" w:rsidP="0080039A">
      <w:pPr>
        <w:pStyle w:val="NoSpacing"/>
        <w:numPr>
          <w:ilvl w:val="0"/>
          <w:numId w:val="33"/>
        </w:numPr>
      </w:pPr>
      <w:r w:rsidRPr="00067BC5">
        <w:rPr>
          <w:rFonts w:eastAsiaTheme="majorEastAsia"/>
          <w:rtl/>
        </w:rPr>
        <w:t xml:space="preserve"> </w:t>
      </w:r>
      <w:r w:rsidR="00D53A7C" w:rsidRPr="00C5074B">
        <w:rPr>
          <w:rFonts w:eastAsiaTheme="majorEastAsia"/>
          <w:b/>
          <w:bCs/>
          <w:rPrChange w:id="158" w:author="Avi Turner" w:date="2018-12-10T18:38:00Z">
            <w:rPr>
              <w:rFonts w:eastAsiaTheme="majorEastAsia"/>
            </w:rPr>
          </w:rPrChange>
        </w:rPr>
        <w:t>LST</w:t>
      </w:r>
      <w:r w:rsidRPr="00C5074B">
        <w:rPr>
          <w:rFonts w:eastAsiaTheme="majorEastAsia"/>
          <w:b/>
          <w:bCs/>
          <w:rPrChange w:id="159" w:author="Avi Turner" w:date="2018-12-10T18:38:00Z">
            <w:rPr>
              <w:rFonts w:eastAsiaTheme="majorEastAsia"/>
            </w:rPr>
          </w:rPrChange>
        </w:rPr>
        <w:t>M</w:t>
      </w:r>
      <w:r w:rsidR="00D53A7C" w:rsidRPr="00067BC5">
        <w:rPr>
          <w:rFonts w:eastAsiaTheme="majorEastAsia"/>
          <w:rtl/>
        </w:rPr>
        <w:t xml:space="preserve"> </w:t>
      </w:r>
      <w:r w:rsidR="002015A3" w:rsidRPr="00C60D93">
        <w:rPr>
          <w:rFonts w:eastAsiaTheme="majorEastAsia" w:hint="eastAsia"/>
          <w:rtl/>
        </w:rPr>
        <w:t>–</w:t>
      </w:r>
      <w:r w:rsidR="002015A3" w:rsidRPr="00C60D93">
        <w:rPr>
          <w:rFonts w:eastAsiaTheme="majorEastAsia"/>
          <w:rtl/>
        </w:rPr>
        <w:t xml:space="preserve"> </w:t>
      </w:r>
      <w:r w:rsidR="002015A3" w:rsidRPr="00C60D93">
        <w:rPr>
          <w:rFonts w:eastAsiaTheme="majorEastAsia"/>
        </w:rPr>
        <w:t>Long</w:t>
      </w:r>
      <w:r w:rsidR="00646EDA" w:rsidRPr="00C60D93">
        <w:rPr>
          <w:rFonts w:eastAsiaTheme="majorEastAsia"/>
        </w:rPr>
        <w:t xml:space="preserve"> </w:t>
      </w:r>
      <w:r w:rsidR="002015A3" w:rsidRPr="00C60D93">
        <w:rPr>
          <w:rFonts w:eastAsiaTheme="majorEastAsia"/>
        </w:rPr>
        <w:t>Short-Term</w:t>
      </w:r>
      <w:r w:rsidR="00646EDA" w:rsidRPr="00C60D93">
        <w:rPr>
          <w:rFonts w:eastAsiaTheme="majorEastAsia"/>
        </w:rPr>
        <w:t xml:space="preserve"> Memory</w:t>
      </w:r>
      <w:r w:rsidR="00646EDA" w:rsidRPr="00C60D93">
        <w:rPr>
          <w:rFonts w:eastAsiaTheme="majorEastAsia"/>
          <w:rtl/>
        </w:rPr>
        <w:t xml:space="preserve"> - </w:t>
      </w:r>
      <w:r w:rsidR="00646EDA" w:rsidRPr="00C60D93">
        <w:rPr>
          <w:rFonts w:eastAsiaTheme="majorEastAsia"/>
          <w:rtl/>
        </w:rPr>
        <w:tab/>
      </w:r>
      <w:r w:rsidR="00646EDA" w:rsidRPr="00C60D93">
        <w:rPr>
          <w:rFonts w:eastAsiaTheme="majorEastAsia" w:hint="eastAsia"/>
          <w:rtl/>
        </w:rPr>
        <w:t>גוון</w:t>
      </w:r>
      <w:r w:rsidR="00646EDA" w:rsidRPr="00C60D93">
        <w:rPr>
          <w:rFonts w:eastAsiaTheme="majorEastAsia"/>
          <w:rtl/>
        </w:rPr>
        <w:t xml:space="preserve"> של </w:t>
      </w:r>
      <w:r w:rsidR="00646EDA" w:rsidRPr="00C60D93">
        <w:rPr>
          <w:rFonts w:eastAsiaTheme="majorEastAsia"/>
        </w:rPr>
        <w:t>RNN</w:t>
      </w:r>
      <w:r w:rsidR="00646EDA" w:rsidRPr="00C60D93">
        <w:rPr>
          <w:rFonts w:eastAsiaTheme="majorEastAsia"/>
          <w:rtl/>
        </w:rPr>
        <w:t xml:space="preserve">, </w:t>
      </w:r>
      <w:r w:rsidR="00646EDA" w:rsidRPr="00C60D93">
        <w:rPr>
          <w:rFonts w:eastAsiaTheme="majorEastAsia" w:hint="eastAsia"/>
          <w:rtl/>
        </w:rPr>
        <w:t>נוצר</w:t>
      </w:r>
      <w:r w:rsidR="00646EDA" w:rsidRPr="00C60D93">
        <w:rPr>
          <w:rFonts w:eastAsiaTheme="majorEastAsia"/>
          <w:rtl/>
        </w:rPr>
        <w:t xml:space="preserve"> כמענה לבעיה ברשתות </w:t>
      </w:r>
      <w:r w:rsidR="00646EDA" w:rsidRPr="00C60D93">
        <w:rPr>
          <w:rFonts w:eastAsiaTheme="majorEastAsia"/>
        </w:rPr>
        <w:t>RNN</w:t>
      </w:r>
      <w:r w:rsidR="00646EDA" w:rsidRPr="00C60D93">
        <w:rPr>
          <w:rFonts w:eastAsiaTheme="majorEastAsia"/>
          <w:rtl/>
        </w:rPr>
        <w:t xml:space="preserve"> </w:t>
      </w:r>
      <w:ins w:id="160" w:author="shpanier" w:date="2018-12-10T05:58:00Z">
        <w:r w:rsidR="00C60D93">
          <w:rPr>
            <w:rFonts w:eastAsiaTheme="majorEastAsia" w:hint="cs"/>
            <w:rtl/>
          </w:rPr>
          <w:t>ֵ</w:t>
        </w:r>
      </w:ins>
      <w:r w:rsidR="00646EDA" w:rsidRPr="00C60D93">
        <w:rPr>
          <w:rFonts w:eastAsiaTheme="majorEastAsia"/>
          <w:rtl/>
        </w:rPr>
        <w:t xml:space="preserve">של </w:t>
      </w:r>
      <w:r w:rsidR="00646EDA" w:rsidRPr="00C60D93">
        <w:rPr>
          <w:rFonts w:hint="eastAsia"/>
          <w:rtl/>
        </w:rPr>
        <w:t>גרדיאנט</w:t>
      </w:r>
      <w:r w:rsidR="00646EDA" w:rsidRPr="00C60D93">
        <w:rPr>
          <w:rtl/>
        </w:rPr>
        <w:t xml:space="preserve"> </w:t>
      </w:r>
      <w:r w:rsidR="00646EDA" w:rsidRPr="00C60D93">
        <w:rPr>
          <w:rFonts w:hint="eastAsia"/>
          <w:rtl/>
        </w:rPr>
        <w:t>נעלם</w:t>
      </w:r>
      <w:r w:rsidR="00646EDA" w:rsidRPr="00C60D93">
        <w:rPr>
          <w:rtl/>
        </w:rPr>
        <w:t xml:space="preserve"> </w:t>
      </w:r>
      <w:r w:rsidR="00646EDA" w:rsidRPr="00C60D93">
        <w:rPr>
          <w:rFonts w:hint="eastAsia"/>
          <w:rtl/>
        </w:rPr>
        <w:t>ששואף</w:t>
      </w:r>
      <w:r w:rsidR="00646EDA" w:rsidRPr="00C60D93">
        <w:rPr>
          <w:rtl/>
        </w:rPr>
        <w:t xml:space="preserve"> </w:t>
      </w:r>
      <w:r w:rsidR="00646EDA" w:rsidRPr="00C60D93">
        <w:rPr>
          <w:rFonts w:hint="eastAsia"/>
          <w:rtl/>
        </w:rPr>
        <w:t>אסימפט</w:t>
      </w:r>
      <w:r w:rsidR="002015A3" w:rsidRPr="00C60D93">
        <w:rPr>
          <w:rFonts w:hint="eastAsia"/>
          <w:rtl/>
        </w:rPr>
        <w:t>וט</w:t>
      </w:r>
      <w:r w:rsidR="00646EDA" w:rsidRPr="00C60D93">
        <w:rPr>
          <w:rFonts w:hint="eastAsia"/>
          <w:rtl/>
        </w:rPr>
        <w:t>ית</w:t>
      </w:r>
      <w:r w:rsidR="00646EDA" w:rsidRPr="00C60D93">
        <w:rPr>
          <w:rtl/>
        </w:rPr>
        <w:t xml:space="preserve"> ל0/1 בזמן </w:t>
      </w:r>
      <w:r w:rsidR="00646EDA" w:rsidRPr="00C60D93">
        <w:rPr>
          <w:rFonts w:hint="eastAsia"/>
          <w:rtl/>
        </w:rPr>
        <w:t>הלמידה</w:t>
      </w:r>
      <w:r w:rsidR="00646EDA" w:rsidRPr="00C60D93">
        <w:rPr>
          <w:rtl/>
        </w:rPr>
        <w:t xml:space="preserve"> (גרדיאנט </w:t>
      </w:r>
      <w:r w:rsidR="005B5D73" w:rsidRPr="00C60D93">
        <w:rPr>
          <w:rFonts w:hint="eastAsia"/>
          <w:rtl/>
        </w:rPr>
        <w:t>נ</w:t>
      </w:r>
      <w:r w:rsidR="00646EDA" w:rsidRPr="00C60D93">
        <w:rPr>
          <w:rFonts w:hint="eastAsia"/>
          <w:rtl/>
        </w:rPr>
        <w:t>עלם</w:t>
      </w:r>
      <w:r w:rsidR="00646EDA" w:rsidRPr="00C60D93">
        <w:rPr>
          <w:rtl/>
        </w:rPr>
        <w:t xml:space="preserve"> / </w:t>
      </w:r>
      <w:r w:rsidR="00646EDA" w:rsidRPr="00C60D93">
        <w:rPr>
          <w:rFonts w:hint="eastAsia"/>
          <w:rtl/>
        </w:rPr>
        <w:t>מתפוצץ</w:t>
      </w:r>
      <w:r w:rsidR="00646EDA" w:rsidRPr="00C60D93">
        <w:rPr>
          <w:rtl/>
        </w:rPr>
        <w:t>)</w:t>
      </w:r>
    </w:p>
    <w:p w14:paraId="31C821A8" w14:textId="6DCA0450" w:rsidR="0080039A" w:rsidRDefault="00116102" w:rsidP="0080039A">
      <w:pPr>
        <w:pStyle w:val="NoSpacing"/>
        <w:numPr>
          <w:ilvl w:val="0"/>
          <w:numId w:val="33"/>
        </w:numPr>
      </w:pPr>
      <w:r>
        <w:t xml:space="preserve"> </w:t>
      </w:r>
      <w:r w:rsidR="00067BC5" w:rsidRPr="00C5074B">
        <w:rPr>
          <w:b/>
          <w:bCs/>
          <w:rPrChange w:id="161" w:author="Avi Turner" w:date="2018-12-10T18:38:00Z">
            <w:rPr/>
          </w:rPrChange>
        </w:rPr>
        <w:t>VGG</w:t>
      </w:r>
      <w:r w:rsidR="00067BC5" w:rsidRPr="00C60D93">
        <w:t>,</w:t>
      </w:r>
      <w:ins w:id="162" w:author="shpanier" w:date="2018-12-10T05:58:00Z">
        <w:r w:rsidR="00C60D93">
          <w:t xml:space="preserve"> </w:t>
        </w:r>
      </w:ins>
      <w:r w:rsidR="00067BC5" w:rsidRPr="00C60D93">
        <w:t xml:space="preserve"> </w:t>
      </w:r>
      <w:r w:rsidR="00067BC5" w:rsidRPr="00C5074B">
        <w:rPr>
          <w:b/>
          <w:bCs/>
          <w:rPrChange w:id="163" w:author="Avi Turner" w:date="2018-12-10T18:38:00Z">
            <w:rPr/>
          </w:rPrChange>
        </w:rPr>
        <w:t>ResNet</w:t>
      </w:r>
      <w:r w:rsidR="00067BC5" w:rsidRPr="00C60D93">
        <w:rPr>
          <w:rtl/>
        </w:rPr>
        <w:t xml:space="preserve"> – </w:t>
      </w:r>
      <w:r w:rsidR="00646EDA" w:rsidRPr="00C60D93">
        <w:rPr>
          <w:rFonts w:hint="eastAsia"/>
          <w:rtl/>
        </w:rPr>
        <w:t>רשת</w:t>
      </w:r>
      <w:r w:rsidR="00C93269" w:rsidRPr="00C60D93">
        <w:rPr>
          <w:rFonts w:hint="eastAsia"/>
          <w:rtl/>
        </w:rPr>
        <w:t>ות</w:t>
      </w:r>
      <w:r w:rsidR="00646EDA" w:rsidRPr="00C60D93">
        <w:rPr>
          <w:rtl/>
        </w:rPr>
        <w:t xml:space="preserve"> עמוק</w:t>
      </w:r>
      <w:r w:rsidR="00C93269" w:rsidRPr="00C60D93">
        <w:rPr>
          <w:rFonts w:hint="eastAsia"/>
          <w:rtl/>
        </w:rPr>
        <w:t>ות</w:t>
      </w:r>
      <w:r w:rsidR="00646EDA" w:rsidRPr="00C60D93">
        <w:rPr>
          <w:rtl/>
        </w:rPr>
        <w:t xml:space="preserve"> (19 </w:t>
      </w:r>
      <w:r w:rsidR="00C93269" w:rsidRPr="00C60D93">
        <w:rPr>
          <w:rFonts w:hint="eastAsia"/>
          <w:rtl/>
        </w:rPr>
        <w:t>ו</w:t>
      </w:r>
      <w:r w:rsidR="00C93269" w:rsidRPr="00C60D93">
        <w:rPr>
          <w:rtl/>
        </w:rPr>
        <w:t xml:space="preserve">152 </w:t>
      </w:r>
      <w:r w:rsidR="00646EDA" w:rsidRPr="00C60D93">
        <w:rPr>
          <w:rFonts w:hint="eastAsia"/>
          <w:rtl/>
        </w:rPr>
        <w:t>שכבות</w:t>
      </w:r>
      <w:r w:rsidR="00C93269" w:rsidRPr="00C60D93">
        <w:rPr>
          <w:rtl/>
        </w:rPr>
        <w:t xml:space="preserve"> בהתאמה</w:t>
      </w:r>
      <w:r w:rsidR="00646EDA" w:rsidRPr="00C60D93">
        <w:rPr>
          <w:rtl/>
        </w:rPr>
        <w:t>) (איור 1</w:t>
      </w:r>
      <w:r w:rsidR="00C93269" w:rsidRPr="00C60D93">
        <w:rPr>
          <w:rtl/>
        </w:rPr>
        <w:t xml:space="preserve">) מהרשתות שניצחו בתחרויות </w:t>
      </w:r>
      <w:r w:rsidR="00C93269" w:rsidRPr="00C60D93">
        <w:rPr>
          <w:rFonts w:hint="eastAsia"/>
          <w:rtl/>
        </w:rPr>
        <w:t>זיהוי</w:t>
      </w:r>
      <w:r w:rsidR="00C93269" w:rsidRPr="00C60D93">
        <w:rPr>
          <w:rtl/>
        </w:rPr>
        <w:t xml:space="preserve"> </w:t>
      </w:r>
      <w:r w:rsidR="00C93269" w:rsidRPr="00C60D93">
        <w:rPr>
          <w:rFonts w:hint="eastAsia"/>
          <w:rtl/>
        </w:rPr>
        <w:t>אובייקטים</w:t>
      </w:r>
      <w:r w:rsidR="00C93269" w:rsidRPr="00C60D93">
        <w:rPr>
          <w:rtl/>
        </w:rPr>
        <w:t xml:space="preserve"> ב2014 / 2015 בהתאמה (איור 2). שתיהן נמצאות גם כיום בשימוש נרחב בתחום הראיה החישובית. </w:t>
      </w:r>
    </w:p>
    <w:p w14:paraId="5B78ADCB" w14:textId="5F6A1F38" w:rsidR="00D53A7C" w:rsidRPr="00C60D93" w:rsidRDefault="0080039A" w:rsidP="00C60D93">
      <w:pPr>
        <w:pStyle w:val="NoSpacing"/>
        <w:numPr>
          <w:ilvl w:val="0"/>
          <w:numId w:val="33"/>
        </w:numPr>
        <w:rPr>
          <w:rtl/>
        </w:rPr>
      </w:pPr>
      <w:r w:rsidRPr="00C5074B">
        <w:rPr>
          <w:b/>
          <w:bCs/>
          <w:rPrChange w:id="164" w:author="Avi Turner" w:date="2018-12-10T18:38:00Z">
            <w:rPr/>
          </w:rPrChange>
        </w:rPr>
        <w:t>FC</w:t>
      </w:r>
      <w:r>
        <w:rPr>
          <w:rFonts w:hint="cs"/>
          <w:rtl/>
        </w:rPr>
        <w:t xml:space="preserve"> </w:t>
      </w:r>
      <w:r>
        <w:rPr>
          <w:rtl/>
        </w:rPr>
        <w:t>–</w:t>
      </w:r>
      <w:r>
        <w:rPr>
          <w:rFonts w:hint="cs"/>
          <w:rtl/>
        </w:rPr>
        <w:t xml:space="preserve"> </w:t>
      </w:r>
      <w:r>
        <w:rPr>
          <w:rFonts w:hint="cs"/>
        </w:rPr>
        <w:t>F</w:t>
      </w:r>
      <w:r>
        <w:t>ully Connected</w:t>
      </w:r>
      <w:r>
        <w:rPr>
          <w:rFonts w:hint="cs"/>
          <w:rtl/>
        </w:rPr>
        <w:t xml:space="preserve"> </w:t>
      </w:r>
      <w:r>
        <w:rPr>
          <w:rtl/>
        </w:rPr>
        <w:t>–</w:t>
      </w:r>
      <w:r>
        <w:rPr>
          <w:rFonts w:hint="cs"/>
          <w:rtl/>
        </w:rPr>
        <w:t xml:space="preserve"> שכבה ברשת נוירונים בה כל האיבר בשכבה מחוברים לכל האיברים </w:t>
      </w:r>
      <w:r w:rsidR="00A24986">
        <w:rPr>
          <w:rFonts w:hint="cs"/>
          <w:rtl/>
        </w:rPr>
        <w:t>בשכבה הבאה</w:t>
      </w:r>
      <w:r w:rsidR="00D53A7C" w:rsidRPr="00C60D93">
        <w:rPr>
          <w:rtl/>
        </w:rPr>
        <w:br w:type="page"/>
      </w:r>
    </w:p>
    <w:p w14:paraId="26C88ACB" w14:textId="77777777" w:rsidR="00D53A7C" w:rsidRPr="00C60D93" w:rsidRDefault="00D53A7C" w:rsidP="00C60D93">
      <w:pPr>
        <w:pStyle w:val="NoSpacing"/>
        <w:rPr>
          <w:rtl/>
        </w:rPr>
      </w:pPr>
    </w:p>
    <w:p w14:paraId="43355364" w14:textId="77777777" w:rsidR="006F7F60" w:rsidRPr="00C60D93" w:rsidRDefault="006F7F60" w:rsidP="00C60D93">
      <w:pPr>
        <w:pStyle w:val="Caption"/>
        <w:jc w:val="center"/>
        <w:rPr>
          <w:rFonts w:ascii="David" w:eastAsiaTheme="majorEastAsia" w:hAnsi="David" w:cs="David"/>
          <w:color w:val="2F5496" w:themeColor="accent1" w:themeShade="BF"/>
          <w:sz w:val="26"/>
          <w:szCs w:val="26"/>
          <w:rtl/>
        </w:rPr>
      </w:pPr>
    </w:p>
    <w:p w14:paraId="3D5C57E8" w14:textId="67E2DFE2" w:rsidR="00067BC5" w:rsidRDefault="00067BC5" w:rsidP="00C60D93">
      <w:pPr>
        <w:pStyle w:val="NoSpacing"/>
        <w:rPr>
          <w:rtl/>
        </w:rPr>
      </w:pPr>
    </w:p>
    <w:p w14:paraId="279CA4ED" w14:textId="7FB42780" w:rsidR="00DD7B21" w:rsidRDefault="00DD7B21">
      <w:pPr>
        <w:pStyle w:val="Heading2"/>
        <w:spacing w:before="0"/>
        <w:ind w:left="26" w:right="206"/>
        <w:rPr>
          <w:rFonts w:ascii="David" w:hAnsi="David" w:cs="David"/>
        </w:rPr>
      </w:pPr>
      <w:bookmarkStart w:id="165" w:name="_Toc532235144"/>
      <w:r w:rsidRPr="00C60D93">
        <w:rPr>
          <w:rFonts w:ascii="David" w:hAnsi="David" w:cs="David"/>
        </w:rPr>
        <w:t>VQA</w:t>
      </w:r>
      <w:r w:rsidR="00503DDF" w:rsidRPr="0097573D">
        <w:rPr>
          <w:rFonts w:ascii="David" w:hAnsi="David" w:cs="David"/>
        </w:rPr>
        <w:t xml:space="preserve"> - Visual Question Answering</w:t>
      </w:r>
      <w:bookmarkEnd w:id="165"/>
    </w:p>
    <w:p w14:paraId="4F80150B" w14:textId="77777777" w:rsidR="00067BC5" w:rsidRPr="00116102" w:rsidRDefault="00067BC5" w:rsidP="00C60D93"/>
    <w:p w14:paraId="30706229" w14:textId="0F34F846" w:rsidR="00CA3880" w:rsidRPr="0097573D" w:rsidRDefault="00CA3880" w:rsidP="00F22B50">
      <w:pPr>
        <w:pStyle w:val="ListParagraph"/>
        <w:ind w:left="26" w:right="206"/>
        <w:rPr>
          <w:rFonts w:ascii="David" w:hAnsi="David" w:cs="David"/>
          <w:rtl/>
        </w:rPr>
      </w:pPr>
      <w:r w:rsidRPr="0097573D">
        <w:rPr>
          <w:rFonts w:ascii="David" w:hAnsi="David" w:cs="David" w:hint="eastAsia"/>
          <w:rtl/>
        </w:rPr>
        <w:t>עם</w:t>
      </w:r>
      <w:r w:rsidRPr="0097573D">
        <w:rPr>
          <w:rFonts w:ascii="David" w:hAnsi="David" w:cs="David"/>
          <w:rtl/>
        </w:rPr>
        <w:t xml:space="preserve"> התפתחות רשתות </w:t>
      </w:r>
      <w:r w:rsidRPr="0097573D">
        <w:rPr>
          <w:rFonts w:ascii="David" w:hAnsi="David" w:cs="David" w:hint="eastAsia"/>
          <w:rtl/>
        </w:rPr>
        <w:t>הלמידה</w:t>
      </w:r>
      <w:r w:rsidR="00503DDF" w:rsidRPr="0097573D">
        <w:rPr>
          <w:rFonts w:ascii="David" w:hAnsi="David" w:cs="David"/>
          <w:rtl/>
        </w:rPr>
        <w:t xml:space="preserve"> העמוקה, </w:t>
      </w:r>
      <w:r w:rsidR="00503DDF" w:rsidRPr="0097573D">
        <w:rPr>
          <w:rFonts w:ascii="David" w:hAnsi="David" w:cs="David" w:hint="eastAsia"/>
          <w:rtl/>
        </w:rPr>
        <w:t>הטכנולוגיה</w:t>
      </w:r>
      <w:ins w:id="166" w:author="Avi Turner" w:date="2018-12-10T18:38:00Z">
        <w:r w:rsidR="0027154E">
          <w:rPr>
            <w:rFonts w:ascii="David" w:hAnsi="David" w:cs="David" w:hint="cs"/>
            <w:rtl/>
          </w:rPr>
          <w:t>,</w:t>
        </w:r>
      </w:ins>
      <w:r w:rsidR="00503DDF" w:rsidRPr="0097573D">
        <w:rPr>
          <w:rFonts w:ascii="David" w:hAnsi="David" w:cs="David"/>
          <w:rtl/>
        </w:rPr>
        <w:t xml:space="preserve"> </w:t>
      </w:r>
      <w:del w:id="167" w:author="Avi Turner" w:date="2018-12-10T18:38:00Z">
        <w:r w:rsidR="00503DDF" w:rsidRPr="0097573D" w:rsidDel="0027154E">
          <w:rPr>
            <w:rFonts w:ascii="David" w:hAnsi="David" w:cs="David"/>
            <w:rtl/>
          </w:rPr>
          <w:delText>(</w:delText>
        </w:r>
      </w:del>
      <w:ins w:id="168" w:author="Avi Turner" w:date="2018-12-10T18:38:00Z">
        <w:r w:rsidR="0027154E">
          <w:rPr>
            <w:rFonts w:ascii="David" w:hAnsi="David" w:cs="David" w:hint="cs"/>
            <w:rtl/>
          </w:rPr>
          <w:t>ו</w:t>
        </w:r>
      </w:ins>
      <w:r w:rsidR="00503DDF" w:rsidRPr="0097573D">
        <w:rPr>
          <w:rFonts w:ascii="David" w:hAnsi="David" w:cs="David" w:hint="eastAsia"/>
          <w:rtl/>
        </w:rPr>
        <w:t>בפרט</w:t>
      </w:r>
      <w:r w:rsidR="00503DDF" w:rsidRPr="0097573D">
        <w:rPr>
          <w:rFonts w:ascii="David" w:hAnsi="David" w:cs="David"/>
          <w:rtl/>
        </w:rPr>
        <w:t xml:space="preserve"> </w:t>
      </w:r>
      <w:r w:rsidR="00503DDF" w:rsidRPr="0097573D">
        <w:rPr>
          <w:rFonts w:ascii="David" w:hAnsi="David" w:cs="David" w:hint="eastAsia"/>
          <w:rtl/>
        </w:rPr>
        <w:t>שימוש</w:t>
      </w:r>
      <w:r w:rsidR="00503DDF" w:rsidRPr="0097573D">
        <w:rPr>
          <w:rFonts w:ascii="David" w:hAnsi="David" w:cs="David"/>
          <w:rtl/>
        </w:rPr>
        <w:t xml:space="preserve"> </w:t>
      </w:r>
      <w:r w:rsidR="00503DDF" w:rsidRPr="0097573D">
        <w:rPr>
          <w:rFonts w:ascii="David" w:hAnsi="David" w:cs="David" w:hint="eastAsia"/>
          <w:rtl/>
        </w:rPr>
        <w:t>במעבדים</w:t>
      </w:r>
      <w:r w:rsidR="00503DDF" w:rsidRPr="0097573D">
        <w:rPr>
          <w:rFonts w:ascii="David" w:hAnsi="David" w:cs="David"/>
          <w:rtl/>
        </w:rPr>
        <w:t xml:space="preserve"> </w:t>
      </w:r>
      <w:r w:rsidR="00503DDF" w:rsidRPr="0097573D">
        <w:rPr>
          <w:rFonts w:ascii="David" w:hAnsi="David" w:cs="David" w:hint="eastAsia"/>
          <w:rtl/>
        </w:rPr>
        <w:t>גרפים</w:t>
      </w:r>
      <w:del w:id="169" w:author="Avi Turner" w:date="2018-12-10T18:38:00Z">
        <w:r w:rsidR="00503DDF" w:rsidRPr="0097573D" w:rsidDel="0027154E">
          <w:rPr>
            <w:rFonts w:ascii="David" w:hAnsi="David" w:cs="David"/>
            <w:rtl/>
          </w:rPr>
          <w:delText>)</w:delText>
        </w:r>
      </w:del>
      <w:ins w:id="170" w:author="Avi Turner" w:date="2018-12-10T18:38:00Z">
        <w:r w:rsidR="0027154E">
          <w:rPr>
            <w:rFonts w:ascii="David" w:hAnsi="David" w:cs="David" w:hint="cs"/>
            <w:rtl/>
          </w:rPr>
          <w:t>,</w:t>
        </w:r>
      </w:ins>
      <w:r w:rsidRPr="0097573D">
        <w:rPr>
          <w:rFonts w:ascii="David" w:hAnsi="David" w:cs="David"/>
          <w:rtl/>
        </w:rPr>
        <w:t xml:space="preserve"> </w:t>
      </w:r>
      <w:r w:rsidR="00503DDF" w:rsidRPr="0097573D">
        <w:rPr>
          <w:rFonts w:ascii="David" w:hAnsi="David" w:cs="David" w:hint="eastAsia"/>
          <w:rtl/>
        </w:rPr>
        <w:t>וזמינות</w:t>
      </w:r>
      <w:r w:rsidR="00503DDF" w:rsidRPr="0097573D">
        <w:rPr>
          <w:rFonts w:ascii="David" w:hAnsi="David" w:cs="David"/>
          <w:rtl/>
        </w:rPr>
        <w:t xml:space="preserve"> המידע</w:t>
      </w:r>
      <w:r w:rsidRPr="0097573D">
        <w:rPr>
          <w:rFonts w:ascii="David" w:hAnsi="David" w:cs="David"/>
          <w:rtl/>
        </w:rPr>
        <w:t xml:space="preserve">, </w:t>
      </w:r>
      <w:r w:rsidR="00503DDF" w:rsidRPr="0097573D">
        <w:rPr>
          <w:rFonts w:ascii="David" w:hAnsi="David" w:cs="David" w:hint="eastAsia"/>
          <w:rtl/>
        </w:rPr>
        <w:t>התאפשרה</w:t>
      </w:r>
      <w:r w:rsidR="00503DDF" w:rsidRPr="0097573D">
        <w:rPr>
          <w:rFonts w:ascii="David" w:hAnsi="David" w:cs="David"/>
          <w:rtl/>
        </w:rPr>
        <w:t xml:space="preserve"> למידה של מידע גולמי </w:t>
      </w:r>
      <w:r w:rsidR="00503DDF" w:rsidRPr="0097573D">
        <w:rPr>
          <w:rFonts w:ascii="David" w:hAnsi="David" w:cs="David" w:hint="eastAsia"/>
          <w:rtl/>
        </w:rPr>
        <w:t>ומורכב</w:t>
      </w:r>
      <w:r w:rsidR="00503DDF" w:rsidRPr="0097573D">
        <w:rPr>
          <w:rFonts w:ascii="David" w:hAnsi="David" w:cs="David"/>
          <w:rtl/>
        </w:rPr>
        <w:t xml:space="preserve"> יותר כמו שפה טבעית (</w:t>
      </w:r>
      <w:r w:rsidR="00503DDF" w:rsidRPr="0097573D">
        <w:rPr>
          <w:rFonts w:ascii="David" w:hAnsi="David" w:cs="David"/>
        </w:rPr>
        <w:t>NLP</w:t>
      </w:r>
      <w:r w:rsidR="00503DDF" w:rsidRPr="0097573D">
        <w:rPr>
          <w:rFonts w:ascii="David" w:hAnsi="David" w:cs="David"/>
          <w:rtl/>
        </w:rPr>
        <w:t>) ותמונות גולמיות</w:t>
      </w:r>
      <w:ins w:id="171" w:author="Avi Turner" w:date="2018-12-10T18:38:00Z">
        <w:r w:rsidR="0027154E">
          <w:rPr>
            <w:rFonts w:ascii="David" w:hAnsi="David" w:cs="David" w:hint="cs"/>
            <w:rtl/>
          </w:rPr>
          <w:t>.</w:t>
        </w:r>
      </w:ins>
      <w:r w:rsidR="00503DDF" w:rsidRPr="0097573D">
        <w:rPr>
          <w:rFonts w:ascii="David" w:hAnsi="David" w:cs="David"/>
          <w:rtl/>
        </w:rPr>
        <w:t xml:space="preserve"> </w:t>
      </w:r>
      <w:del w:id="172" w:author="Avi Turner" w:date="2018-12-10T18:38:00Z">
        <w:r w:rsidR="00503DDF" w:rsidRPr="0097573D" w:rsidDel="0027154E">
          <w:rPr>
            <w:rFonts w:ascii="David" w:hAnsi="David" w:cs="David"/>
            <w:rtl/>
          </w:rPr>
          <w:delText>(</w:delText>
        </w:r>
      </w:del>
      <w:r w:rsidR="00503DDF" w:rsidRPr="0097573D">
        <w:rPr>
          <w:rFonts w:ascii="David" w:hAnsi="David" w:cs="David"/>
          <w:rtl/>
        </w:rPr>
        <w:t>כלומר – כאשר הקלט הוא התמונה עצמה ולא מידע שהופק מהתמונה</w:t>
      </w:r>
      <w:del w:id="173" w:author="Avi Turner" w:date="2018-12-10T18:38:00Z">
        <w:r w:rsidR="00503DDF" w:rsidRPr="0097573D" w:rsidDel="0027154E">
          <w:rPr>
            <w:rFonts w:ascii="David" w:hAnsi="David" w:cs="David"/>
            <w:rtl/>
          </w:rPr>
          <w:delText>)</w:delText>
        </w:r>
      </w:del>
      <w:r w:rsidR="00503DDF" w:rsidRPr="0097573D">
        <w:rPr>
          <w:rFonts w:ascii="David" w:hAnsi="David" w:cs="David"/>
          <w:rtl/>
        </w:rPr>
        <w:t>.</w:t>
      </w:r>
    </w:p>
    <w:p w14:paraId="0F270E66" w14:textId="686029D5" w:rsidR="00503DDF" w:rsidRPr="0097573D" w:rsidRDefault="00503DDF" w:rsidP="00F22B50">
      <w:pPr>
        <w:pStyle w:val="ListParagraph"/>
        <w:ind w:left="26" w:right="206"/>
        <w:rPr>
          <w:rFonts w:ascii="David" w:hAnsi="David" w:cs="David"/>
          <w:rtl/>
        </w:rPr>
      </w:pPr>
    </w:p>
    <w:p w14:paraId="4C31B4DB" w14:textId="3883934C" w:rsidR="00503DDF" w:rsidRPr="0097573D" w:rsidRDefault="00503DDF" w:rsidP="00F22B50">
      <w:pPr>
        <w:pStyle w:val="ListParagraph"/>
        <w:ind w:left="26" w:right="206"/>
        <w:rPr>
          <w:rFonts w:ascii="David" w:hAnsi="David" w:cs="David"/>
          <w:rtl/>
        </w:rPr>
      </w:pPr>
      <w:r w:rsidRPr="0097573D">
        <w:rPr>
          <w:rFonts w:ascii="David" w:hAnsi="David" w:cs="David"/>
        </w:rPr>
        <w:t>VQA</w:t>
      </w:r>
      <w:r w:rsidRPr="0097573D">
        <w:rPr>
          <w:rFonts w:ascii="David" w:hAnsi="David" w:cs="David"/>
          <w:rtl/>
        </w:rPr>
        <w:t xml:space="preserve"> הוא בעצם התפתחות טבעית של שני הענפים הנ"ל תוך שילו</w:t>
      </w:r>
      <w:r w:rsidRPr="0097573D">
        <w:rPr>
          <w:rFonts w:ascii="David" w:hAnsi="David" w:cs="David" w:hint="eastAsia"/>
          <w:rtl/>
        </w:rPr>
        <w:t>בם</w:t>
      </w:r>
      <w:r w:rsidRPr="0097573D">
        <w:rPr>
          <w:rFonts w:ascii="David" w:hAnsi="David" w:cs="David"/>
          <w:rtl/>
        </w:rPr>
        <w:t xml:space="preserve"> </w:t>
      </w:r>
      <w:r w:rsidRPr="0097573D">
        <w:rPr>
          <w:rFonts w:ascii="David" w:hAnsi="David" w:cs="David" w:hint="eastAsia"/>
          <w:rtl/>
        </w:rPr>
        <w:t>למערכת</w:t>
      </w:r>
      <w:r w:rsidRPr="0097573D">
        <w:rPr>
          <w:rFonts w:ascii="David" w:hAnsi="David" w:cs="David"/>
          <w:rtl/>
        </w:rPr>
        <w:t xml:space="preserve"> </w:t>
      </w:r>
      <w:r w:rsidRPr="0097573D">
        <w:rPr>
          <w:rFonts w:ascii="David" w:hAnsi="David" w:cs="David" w:hint="eastAsia"/>
          <w:rtl/>
        </w:rPr>
        <w:t>אחת</w:t>
      </w:r>
      <w:r w:rsidRPr="0097573D">
        <w:rPr>
          <w:rFonts w:ascii="David" w:hAnsi="David" w:cs="David"/>
          <w:rtl/>
        </w:rPr>
        <w:t>.</w:t>
      </w:r>
    </w:p>
    <w:p w14:paraId="39943419" w14:textId="0B625BFE" w:rsidR="00DD7B21" w:rsidRPr="00C60D93" w:rsidRDefault="00DD7B21" w:rsidP="00C60D93">
      <w:pPr>
        <w:ind w:right="206"/>
        <w:rPr>
          <w:rFonts w:ascii="David" w:hAnsi="David" w:cs="David"/>
        </w:rPr>
      </w:pPr>
      <w:r w:rsidRPr="00C60D93">
        <w:rPr>
          <w:rFonts w:ascii="David" w:hAnsi="David" w:cs="David"/>
          <w:rtl/>
        </w:rPr>
        <w:t xml:space="preserve">תחום מחקר </w:t>
      </w:r>
      <w:r w:rsidR="00503DDF" w:rsidRPr="0097573D">
        <w:rPr>
          <w:rFonts w:ascii="David" w:hAnsi="David" w:cs="David" w:hint="eastAsia"/>
          <w:rtl/>
        </w:rPr>
        <w:t>זה</w:t>
      </w:r>
      <w:r w:rsidR="00503DDF" w:rsidRPr="0097573D">
        <w:rPr>
          <w:rFonts w:ascii="David" w:hAnsi="David" w:cs="David"/>
          <w:rtl/>
        </w:rPr>
        <w:t xml:space="preserve"> עוסק </w:t>
      </w:r>
      <w:r w:rsidR="00503DDF" w:rsidRPr="0097573D">
        <w:rPr>
          <w:rFonts w:ascii="David" w:hAnsi="David" w:cs="David" w:hint="eastAsia"/>
          <w:rtl/>
        </w:rPr>
        <w:t>ב</w:t>
      </w:r>
      <w:r w:rsidRPr="00C60D93">
        <w:rPr>
          <w:rFonts w:ascii="David" w:hAnsi="David" w:cs="David"/>
          <w:rtl/>
        </w:rPr>
        <w:t>בניית מערכות תכנה המסוגלות לענות על שאלות, המנוסחות בשפה טבעית, לגבי תמונה נתונה.</w:t>
      </w:r>
    </w:p>
    <w:p w14:paraId="5082D2AF" w14:textId="3B4BE13F" w:rsidR="00DD7B21" w:rsidRPr="0097573D" w:rsidRDefault="00DD7B21" w:rsidP="00F22B50">
      <w:pPr>
        <w:pStyle w:val="ListParagraph"/>
        <w:ind w:left="26" w:right="206"/>
        <w:rPr>
          <w:rFonts w:ascii="David" w:hAnsi="David" w:cs="David"/>
          <w:rtl/>
        </w:rPr>
      </w:pPr>
      <w:r w:rsidRPr="00C60D93">
        <w:rPr>
          <w:rFonts w:ascii="David" w:hAnsi="David" w:cs="David"/>
          <w:rtl/>
        </w:rPr>
        <w:t>התחום הוא חדש יחסית (ב2014 פורסם</w:t>
      </w:r>
      <w:r w:rsidR="00503DDF" w:rsidRPr="0097573D">
        <w:rPr>
          <w:rFonts w:ascii="David" w:hAnsi="David" w:cs="David"/>
          <w:rtl/>
        </w:rPr>
        <w:t xml:space="preserve"> מאגר המידע</w:t>
      </w:r>
      <w:r w:rsidRPr="00C60D93">
        <w:rPr>
          <w:rFonts w:ascii="David" w:hAnsi="David" w:cs="David"/>
          <w:rtl/>
        </w:rPr>
        <w:t xml:space="preserve"> </w:t>
      </w:r>
      <w:r w:rsidR="00503DDF" w:rsidRPr="0097573D">
        <w:rPr>
          <w:rFonts w:ascii="David" w:hAnsi="David" w:cs="David" w:hint="eastAsia"/>
          <w:rtl/>
        </w:rPr>
        <w:t>ו</w:t>
      </w:r>
      <w:r w:rsidRPr="00C60D93">
        <w:rPr>
          <w:rFonts w:ascii="David" w:hAnsi="David" w:cs="David"/>
          <w:rtl/>
        </w:rPr>
        <w:t>המאמר הראשון בנושא</w:t>
      </w:r>
      <w:r w:rsidR="00503DDF" w:rsidRPr="0097573D">
        <w:rPr>
          <w:rStyle w:val="FootnoteReference"/>
          <w:rFonts w:ascii="David" w:hAnsi="David" w:cs="David"/>
          <w:rtl/>
        </w:rPr>
        <w:footnoteReference w:id="1"/>
      </w:r>
      <w:r w:rsidRPr="00C60D93">
        <w:rPr>
          <w:rFonts w:ascii="David" w:hAnsi="David" w:cs="David"/>
          <w:rtl/>
        </w:rPr>
        <w:t>), ועדיין יש בו מקום למחקר והתקדמות רבה.</w:t>
      </w:r>
    </w:p>
    <w:p w14:paraId="719A7478" w14:textId="77777777" w:rsidR="00503DDF" w:rsidRPr="0097573D" w:rsidRDefault="00503DDF" w:rsidP="00F22B50">
      <w:pPr>
        <w:pStyle w:val="ListParagraph"/>
        <w:ind w:left="26" w:right="206"/>
        <w:rPr>
          <w:rFonts w:ascii="David" w:hAnsi="David" w:cs="David"/>
          <w:rtl/>
        </w:rPr>
      </w:pPr>
    </w:p>
    <w:p w14:paraId="690CF54B" w14:textId="33254585" w:rsidR="00503DDF" w:rsidRPr="0097573D" w:rsidRDefault="00503DDF" w:rsidP="00F22B50">
      <w:pPr>
        <w:pStyle w:val="ListParagraph"/>
        <w:ind w:left="26" w:right="206"/>
        <w:rPr>
          <w:rFonts w:ascii="David" w:hAnsi="David" w:cs="David"/>
          <w:rtl/>
        </w:rPr>
      </w:pPr>
      <w:r w:rsidRPr="0097573D">
        <w:rPr>
          <w:rFonts w:ascii="David" w:hAnsi="David" w:cs="David" w:hint="eastAsia"/>
          <w:rtl/>
        </w:rPr>
        <w:t>כיום</w:t>
      </w:r>
      <w:r w:rsidRPr="0097573D">
        <w:rPr>
          <w:rFonts w:ascii="David" w:hAnsi="David" w:cs="David"/>
          <w:rtl/>
        </w:rPr>
        <w:t xml:space="preserve">, האלגוריתמים המובילים מגיעים לדיוק של </w:t>
      </w:r>
      <w:r w:rsidRPr="0097573D">
        <w:rPr>
          <w:rStyle w:val="FootnoteReference"/>
          <w:rFonts w:ascii="David" w:hAnsi="David" w:cs="David"/>
          <w:rtl/>
        </w:rPr>
        <w:footnoteReference w:id="2"/>
      </w:r>
      <w:r w:rsidRPr="0097573D">
        <w:rPr>
          <w:rFonts w:ascii="David" w:hAnsi="David" w:cs="David"/>
          <w:rtl/>
        </w:rPr>
        <w:t xml:space="preserve">70% </w:t>
      </w:r>
      <w:del w:id="182" w:author="Avi Turner" w:date="2018-12-10T18:38:00Z">
        <w:r w:rsidRPr="0097573D" w:rsidDel="00C5784B">
          <w:rPr>
            <w:rFonts w:ascii="David" w:hAnsi="David" w:cs="David"/>
            <w:rtl/>
          </w:rPr>
          <w:delText>(</w:delText>
        </w:r>
      </w:del>
      <w:r w:rsidRPr="0097573D">
        <w:rPr>
          <w:rFonts w:ascii="David" w:hAnsi="David" w:cs="David"/>
          <w:rtl/>
        </w:rPr>
        <w:t xml:space="preserve">לעומת </w:t>
      </w:r>
      <w:r w:rsidRPr="0097573D">
        <w:rPr>
          <w:rFonts w:ascii="David" w:hAnsi="David" w:cs="David" w:hint="eastAsia"/>
          <w:rtl/>
        </w:rPr>
        <w:t>דיוק</w:t>
      </w:r>
      <w:r w:rsidRPr="0097573D">
        <w:rPr>
          <w:rFonts w:ascii="David" w:hAnsi="David" w:cs="David"/>
          <w:rtl/>
        </w:rPr>
        <w:t xml:space="preserve"> </w:t>
      </w:r>
      <w:r w:rsidRPr="0097573D">
        <w:rPr>
          <w:rFonts w:ascii="David" w:hAnsi="David" w:cs="David" w:hint="eastAsia"/>
          <w:rtl/>
        </w:rPr>
        <w:t>של</w:t>
      </w:r>
      <w:r w:rsidRPr="0097573D">
        <w:rPr>
          <w:rFonts w:ascii="David" w:hAnsi="David" w:cs="David"/>
          <w:rtl/>
        </w:rPr>
        <w:t xml:space="preserve"> 83% </w:t>
      </w:r>
      <w:r w:rsidRPr="0097573D">
        <w:rPr>
          <w:rFonts w:ascii="David" w:hAnsi="David" w:cs="David" w:hint="eastAsia"/>
          <w:rtl/>
        </w:rPr>
        <w:t>אצל</w:t>
      </w:r>
      <w:r w:rsidRPr="0097573D">
        <w:rPr>
          <w:rFonts w:ascii="David" w:hAnsi="David" w:cs="David"/>
          <w:rtl/>
        </w:rPr>
        <w:t xml:space="preserve"> </w:t>
      </w:r>
      <w:r w:rsidRPr="0097573D">
        <w:rPr>
          <w:rFonts w:ascii="David" w:hAnsi="David" w:cs="David" w:hint="eastAsia"/>
          <w:rtl/>
        </w:rPr>
        <w:t>בני</w:t>
      </w:r>
      <w:r w:rsidRPr="0097573D">
        <w:rPr>
          <w:rFonts w:ascii="David" w:hAnsi="David" w:cs="David"/>
          <w:rtl/>
        </w:rPr>
        <w:t xml:space="preserve"> </w:t>
      </w:r>
      <w:r w:rsidRPr="0097573D">
        <w:rPr>
          <w:rFonts w:ascii="David" w:hAnsi="David" w:cs="David" w:hint="eastAsia"/>
          <w:rtl/>
        </w:rPr>
        <w:t>אדם</w:t>
      </w:r>
      <w:del w:id="183" w:author="Avi Turner" w:date="2018-12-10T18:38:00Z">
        <w:r w:rsidRPr="0097573D" w:rsidDel="00C5784B">
          <w:rPr>
            <w:rFonts w:ascii="David" w:hAnsi="David" w:cs="David"/>
            <w:rtl/>
          </w:rPr>
          <w:delText>)</w:delText>
        </w:r>
      </w:del>
      <w:r w:rsidRPr="0097573D">
        <w:rPr>
          <w:rFonts w:ascii="David" w:hAnsi="David" w:cs="David"/>
          <w:rtl/>
        </w:rPr>
        <w:t xml:space="preserve"> – יש לציין ש</w:t>
      </w:r>
      <w:r w:rsidRPr="0097573D">
        <w:rPr>
          <w:rFonts w:ascii="David" w:hAnsi="David" w:cs="David" w:hint="eastAsia"/>
          <w:rtl/>
        </w:rPr>
        <w:t>נתונים</w:t>
      </w:r>
      <w:r w:rsidRPr="0097573D">
        <w:rPr>
          <w:rFonts w:ascii="David" w:hAnsi="David" w:cs="David"/>
          <w:rtl/>
        </w:rPr>
        <w:t xml:space="preserve"> </w:t>
      </w:r>
      <w:r w:rsidRPr="0097573D">
        <w:rPr>
          <w:rFonts w:ascii="David" w:hAnsi="David" w:cs="David" w:hint="eastAsia"/>
          <w:rtl/>
        </w:rPr>
        <w:t>אלו</w:t>
      </w:r>
      <w:r w:rsidRPr="0097573D">
        <w:rPr>
          <w:rFonts w:ascii="David" w:hAnsi="David" w:cs="David"/>
          <w:rtl/>
        </w:rPr>
        <w:t xml:space="preserve"> </w:t>
      </w:r>
      <w:r w:rsidRPr="0097573D">
        <w:rPr>
          <w:rFonts w:ascii="David" w:hAnsi="David" w:cs="David" w:hint="eastAsia"/>
          <w:rtl/>
        </w:rPr>
        <w:t>הושגו</w:t>
      </w:r>
      <w:r w:rsidRPr="0097573D">
        <w:rPr>
          <w:rFonts w:ascii="David" w:hAnsi="David" w:cs="David"/>
          <w:rtl/>
        </w:rPr>
        <w:t xml:space="preserve"> </w:t>
      </w:r>
      <w:r w:rsidRPr="0097573D">
        <w:rPr>
          <w:rFonts w:ascii="David" w:hAnsi="David" w:cs="David" w:hint="eastAsia"/>
          <w:rtl/>
        </w:rPr>
        <w:t>על</w:t>
      </w:r>
      <w:r w:rsidRPr="0097573D">
        <w:rPr>
          <w:rFonts w:ascii="David" w:hAnsi="David" w:cs="David"/>
          <w:rtl/>
        </w:rPr>
        <w:t xml:space="preserve"> </w:t>
      </w:r>
      <w:r w:rsidRPr="0097573D">
        <w:rPr>
          <w:rFonts w:ascii="David" w:hAnsi="David" w:cs="David" w:hint="eastAsia"/>
          <w:rtl/>
        </w:rPr>
        <w:t>מאגר</w:t>
      </w:r>
      <w:r w:rsidRPr="0097573D">
        <w:rPr>
          <w:rFonts w:ascii="David" w:hAnsi="David" w:cs="David"/>
          <w:rtl/>
        </w:rPr>
        <w:t xml:space="preserve"> </w:t>
      </w:r>
      <w:r w:rsidRPr="0097573D">
        <w:rPr>
          <w:rFonts w:ascii="David" w:hAnsi="David" w:cs="David" w:hint="eastAsia"/>
          <w:rtl/>
        </w:rPr>
        <w:t>מידע</w:t>
      </w:r>
      <w:r w:rsidRPr="0097573D">
        <w:rPr>
          <w:rFonts w:ascii="David" w:hAnsi="David" w:cs="David"/>
          <w:rtl/>
        </w:rPr>
        <w:t xml:space="preserve"> </w:t>
      </w:r>
      <w:r w:rsidRPr="0097573D">
        <w:rPr>
          <w:rFonts w:ascii="David" w:hAnsi="David" w:cs="David" w:hint="eastAsia"/>
          <w:rtl/>
        </w:rPr>
        <w:t>בסדר</w:t>
      </w:r>
      <w:r w:rsidRPr="0097573D">
        <w:rPr>
          <w:rFonts w:ascii="David" w:hAnsi="David" w:cs="David"/>
          <w:rtl/>
        </w:rPr>
        <w:t xml:space="preserve"> </w:t>
      </w:r>
      <w:r w:rsidRPr="0097573D">
        <w:rPr>
          <w:rFonts w:ascii="David" w:hAnsi="David" w:cs="David" w:hint="eastAsia"/>
          <w:rtl/>
        </w:rPr>
        <w:t>גודל</w:t>
      </w:r>
      <w:r w:rsidRPr="0097573D">
        <w:rPr>
          <w:rFonts w:ascii="David" w:hAnsi="David" w:cs="David"/>
          <w:rtl/>
        </w:rPr>
        <w:t xml:space="preserve"> </w:t>
      </w:r>
      <w:r w:rsidRPr="0097573D">
        <w:rPr>
          <w:rFonts w:ascii="David" w:hAnsi="David" w:cs="David" w:hint="eastAsia"/>
          <w:rtl/>
        </w:rPr>
        <w:t>של</w:t>
      </w:r>
      <w:r w:rsidRPr="0097573D">
        <w:rPr>
          <w:rFonts w:ascii="David" w:hAnsi="David" w:cs="David"/>
          <w:rtl/>
        </w:rPr>
        <w:t xml:space="preserve"> </w:t>
      </w:r>
      <w:r w:rsidRPr="0097573D">
        <w:rPr>
          <w:rFonts w:ascii="David" w:hAnsi="David" w:cs="David" w:hint="eastAsia"/>
          <w:rtl/>
        </w:rPr>
        <w:t>מאות</w:t>
      </w:r>
      <w:r w:rsidRPr="0097573D">
        <w:rPr>
          <w:rFonts w:ascii="David" w:hAnsi="David" w:cs="David"/>
          <w:rtl/>
        </w:rPr>
        <w:t xml:space="preserve"> </w:t>
      </w:r>
      <w:r w:rsidRPr="0097573D">
        <w:rPr>
          <w:rFonts w:ascii="David" w:hAnsi="David" w:cs="David" w:hint="eastAsia"/>
          <w:rtl/>
        </w:rPr>
        <w:t>אלפי</w:t>
      </w:r>
      <w:r w:rsidRPr="0097573D">
        <w:rPr>
          <w:rFonts w:ascii="David" w:hAnsi="David" w:cs="David"/>
          <w:rtl/>
        </w:rPr>
        <w:t xml:space="preserve"> </w:t>
      </w:r>
      <w:r w:rsidRPr="0097573D">
        <w:rPr>
          <w:rFonts w:ascii="David" w:hAnsi="David" w:cs="David" w:hint="eastAsia"/>
          <w:rtl/>
        </w:rPr>
        <w:t>תמונות</w:t>
      </w:r>
      <w:r w:rsidR="00DD6130" w:rsidRPr="0097573D">
        <w:rPr>
          <w:rFonts w:ascii="David" w:hAnsi="David" w:cs="David"/>
          <w:rtl/>
        </w:rPr>
        <w:t>.</w:t>
      </w:r>
    </w:p>
    <w:p w14:paraId="7D20FE9B" w14:textId="75D4780B" w:rsidR="00DD6130" w:rsidRPr="0097573D" w:rsidRDefault="00DD6130" w:rsidP="00F22B50">
      <w:pPr>
        <w:pStyle w:val="ListParagraph"/>
        <w:ind w:left="26" w:right="206"/>
        <w:rPr>
          <w:rFonts w:ascii="David" w:hAnsi="David" w:cs="David"/>
          <w:rtl/>
        </w:rPr>
      </w:pPr>
    </w:p>
    <w:p w14:paraId="730E2206" w14:textId="5FC49D62" w:rsidR="00DD6130" w:rsidRPr="0097573D" w:rsidRDefault="00DD6130" w:rsidP="00F22B50">
      <w:pPr>
        <w:pStyle w:val="ListParagraph"/>
        <w:ind w:left="26" w:right="206"/>
        <w:rPr>
          <w:rFonts w:ascii="David" w:hAnsi="David" w:cs="David"/>
          <w:rtl/>
        </w:rPr>
      </w:pPr>
      <w:r w:rsidRPr="0097573D">
        <w:rPr>
          <w:rFonts w:ascii="David" w:hAnsi="David" w:cs="David" w:hint="eastAsia"/>
          <w:rtl/>
        </w:rPr>
        <w:t>להמחשה</w:t>
      </w:r>
      <w:r w:rsidRPr="0097573D">
        <w:rPr>
          <w:rFonts w:ascii="David" w:hAnsi="David" w:cs="David"/>
          <w:rtl/>
        </w:rPr>
        <w:t>:</w:t>
      </w:r>
    </w:p>
    <w:p w14:paraId="512B4FA2" w14:textId="059AE095" w:rsidR="00503DDF" w:rsidRPr="0097573D" w:rsidRDefault="00503DDF" w:rsidP="00F22B50">
      <w:pPr>
        <w:pStyle w:val="ListParagraph"/>
        <w:ind w:left="26" w:right="206"/>
        <w:rPr>
          <w:rFonts w:ascii="David" w:hAnsi="David" w:cs="David"/>
          <w:rtl/>
        </w:rPr>
      </w:pPr>
    </w:p>
    <w:p w14:paraId="580FB8CD" w14:textId="6E31831C" w:rsidR="008612D1" w:rsidRPr="00C60D93" w:rsidRDefault="008612D1" w:rsidP="00C60D93">
      <w:pPr>
        <w:pStyle w:val="ListParagraph"/>
        <w:ind w:left="26" w:right="206"/>
        <w:rPr>
          <w:rFonts w:ascii="David" w:hAnsi="David" w:cs="David"/>
          <w:rtl/>
        </w:rPr>
      </w:pPr>
    </w:p>
    <w:p w14:paraId="5C834205" w14:textId="77777777" w:rsidR="008612D1" w:rsidRPr="00C60D93" w:rsidRDefault="008612D1" w:rsidP="00C60D93">
      <w:pPr>
        <w:pStyle w:val="ListParagraph"/>
        <w:ind w:left="26" w:right="206"/>
        <w:rPr>
          <w:rFonts w:ascii="David" w:hAnsi="David" w:cs="David"/>
          <w:rtl/>
        </w:rPr>
      </w:pPr>
      <w:r w:rsidRPr="00C60D93">
        <w:rPr>
          <w:rFonts w:ascii="David" w:hAnsi="David" w:cs="David"/>
          <w:rtl/>
        </w:rPr>
        <w:t>בהינתן תמונה ושאלה, על המערכת לתת תשובה  לשאלה:</w:t>
      </w:r>
    </w:p>
    <w:p w14:paraId="14248C2E" w14:textId="328891B5" w:rsidR="008612D1" w:rsidRPr="00C60D93" w:rsidRDefault="008612D1" w:rsidP="00C60D93">
      <w:pPr>
        <w:pStyle w:val="ListParagraph"/>
        <w:ind w:left="26" w:right="206"/>
        <w:jc w:val="center"/>
        <w:rPr>
          <w:rFonts w:ascii="David" w:hAnsi="David" w:cs="David"/>
          <w:rtl/>
        </w:rPr>
      </w:pPr>
      <w:r w:rsidRPr="00C60D93">
        <w:rPr>
          <w:rFonts w:ascii="David" w:hAnsi="David" w:cs="David"/>
          <w:noProof/>
        </w:rPr>
        <mc:AlternateContent>
          <mc:Choice Requires="wpg">
            <w:drawing>
              <wp:inline distT="0" distB="0" distL="0" distR="0" wp14:anchorId="624462D9" wp14:editId="1170CE5D">
                <wp:extent cx="2165350" cy="989689"/>
                <wp:effectExtent l="0" t="0" r="6350" b="1270"/>
                <wp:docPr id="11" name="Group 10">
                  <a:extLst xmlns:a="http://schemas.openxmlformats.org/drawingml/2006/main">
                    <a:ext uri="{FF2B5EF4-FFF2-40B4-BE49-F238E27FC236}">
                      <a16:creationId xmlns:a16="http://schemas.microsoft.com/office/drawing/2014/main" id="{441C62BD-F742-4815-9BEF-0C7F9213BD3C}"/>
                    </a:ext>
                  </a:extLst>
                </wp:docPr>
                <wp:cNvGraphicFramePr/>
                <a:graphic xmlns:a="http://schemas.openxmlformats.org/drawingml/2006/main">
                  <a:graphicData uri="http://schemas.microsoft.com/office/word/2010/wordprocessingGroup">
                    <wpg:wgp>
                      <wpg:cNvGrpSpPr/>
                      <wpg:grpSpPr>
                        <a:xfrm>
                          <a:off x="0" y="0"/>
                          <a:ext cx="2165350" cy="989689"/>
                          <a:chOff x="0" y="0"/>
                          <a:chExt cx="3927438" cy="1429908"/>
                        </a:xfrm>
                      </wpg:grpSpPr>
                      <pic:pic xmlns:pic="http://schemas.openxmlformats.org/drawingml/2006/picture">
                        <pic:nvPicPr>
                          <pic:cNvPr id="2" name="Picture 2" descr="Visual QA">
                            <a:extLst>
                              <a:ext uri="{FF2B5EF4-FFF2-40B4-BE49-F238E27FC236}">
                                <a16:creationId xmlns:a16="http://schemas.microsoft.com/office/drawing/2014/main" id="{0BBB9D5E-5DE2-4F63-BBC6-088D0F9F665B}"/>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27438" cy="1429908"/>
                          </a:xfrm>
                          <a:prstGeom prst="rect">
                            <a:avLst/>
                          </a:prstGeom>
                          <a:noFill/>
                          <a:ln>
                            <a:noFill/>
                          </a:ln>
                        </pic:spPr>
                      </pic:pic>
                      <wps:wsp>
                        <wps:cNvPr id="3" name="Rectangle 3">
                          <a:extLst>
                            <a:ext uri="{FF2B5EF4-FFF2-40B4-BE49-F238E27FC236}">
                              <a16:creationId xmlns:a16="http://schemas.microsoft.com/office/drawing/2014/main" id="{C7B07B51-9830-41F9-AA5E-7B16E947470E}"/>
                            </a:ext>
                          </a:extLst>
                        </wps:cNvPr>
                        <wps:cNvSpPr/>
                        <wps:spPr>
                          <a:xfrm>
                            <a:off x="1937277" y="668056"/>
                            <a:ext cx="860611" cy="31370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3ACA40E" w14:textId="77777777" w:rsidR="0080039A" w:rsidRPr="008612D1" w:rsidRDefault="0080039A" w:rsidP="008612D1">
                              <w:pPr>
                                <w:pStyle w:val="NormalWeb"/>
                                <w:spacing w:before="0" w:beforeAutospacing="0" w:after="0" w:afterAutospacing="0"/>
                                <w:jc w:val="center"/>
                                <w:rPr>
                                  <w:sz w:val="6"/>
                                  <w:szCs w:val="6"/>
                                </w:rPr>
                              </w:pPr>
                              <w:r w:rsidRPr="008612D1">
                                <w:rPr>
                                  <w:rFonts w:asciiTheme="minorHAnsi" w:hAnsi="Calibri" w:cstheme="minorBidi"/>
                                  <w:color w:val="FFFFFF" w:themeColor="light1"/>
                                  <w:kern w:val="24"/>
                                  <w:sz w:val="18"/>
                                  <w:szCs w:val="18"/>
                                </w:rPr>
                                <w:t>VQA</w:t>
                              </w:r>
                            </w:p>
                          </w:txbxContent>
                        </wps:txbx>
                        <wps:bodyPr rtlCol="1" anchor="ctr"/>
                      </wps:wsp>
                    </wpg:wgp>
                  </a:graphicData>
                </a:graphic>
              </wp:inline>
            </w:drawing>
          </mc:Choice>
          <mc:Fallback>
            <w:pict>
              <v:group w14:anchorId="624462D9" id="Group 10" o:spid="_x0000_s1032" style="width:170.5pt;height:77.95pt;mso-position-horizontal-relative:char;mso-position-vertical-relative:line" coordsize="39274,14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">
                <v:shape id="Picture 2" o:spid="_x0000_s1033" type="#_x0000_t75" alt="Visual QA" style="position:absolute;width:39274;height:14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">
                  <v:imagedata r:id="rId17" o:title="Visual QA"/>
                </v:shape>
                <v:rect id="Rectangle 3" o:spid="_x0000_s1034" style="position:absolute;left:19372;top:6680;width:8606;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" fillcolor="black [3200]" strokecolor="black [1600]" strokeweight="1pt">
                  <v:textbox>
                    <w:txbxContent>
                      <w:p w14:paraId="13ACA40E" w14:textId="77777777" w:rsidR="0080039A" w:rsidRPr="008612D1" w:rsidRDefault="0080039A" w:rsidP="008612D1">
                        <w:pPr>
                          <w:pStyle w:val="NormalWeb"/>
                          <w:spacing w:before="0" w:beforeAutospacing="0" w:after="0" w:afterAutospacing="0"/>
                          <w:jc w:val="center"/>
                          <w:rPr>
                            <w:sz w:val="6"/>
                            <w:szCs w:val="6"/>
                          </w:rPr>
                        </w:pPr>
                        <w:r w:rsidRPr="008612D1">
                          <w:rPr>
                            <w:rFonts w:asciiTheme="minorHAnsi" w:hAnsi="Calibri" w:cstheme="minorBidi"/>
                            <w:color w:val="FFFFFF" w:themeColor="light1"/>
                            <w:kern w:val="24"/>
                            <w:sz w:val="18"/>
                            <w:szCs w:val="18"/>
                          </w:rPr>
                          <w:t>VQA</w:t>
                        </w:r>
                      </w:p>
                    </w:txbxContent>
                  </v:textbox>
                </v:rect>
                <w10:wrap anchorx="page"/>
                <w10:anchorlock/>
              </v:group>
            </w:pict>
          </mc:Fallback>
        </mc:AlternateContent>
      </w:r>
    </w:p>
    <w:p w14:paraId="50A9E02F" w14:textId="7889CC82" w:rsidR="008612D1" w:rsidRPr="00C60D93" w:rsidRDefault="008612D1" w:rsidP="00C60D93">
      <w:pPr>
        <w:pStyle w:val="ListParagraph"/>
        <w:ind w:left="26" w:right="206"/>
        <w:rPr>
          <w:rFonts w:ascii="David" w:hAnsi="David" w:cs="David"/>
        </w:rPr>
      </w:pPr>
    </w:p>
    <w:p w14:paraId="1B31B734" w14:textId="1F4D0444" w:rsidR="008612D1" w:rsidRPr="00C60D93" w:rsidRDefault="008612D1" w:rsidP="00C60D93">
      <w:pPr>
        <w:pStyle w:val="ListParagraph"/>
        <w:ind w:left="26" w:right="206"/>
        <w:rPr>
          <w:rFonts w:ascii="David" w:hAnsi="David" w:cs="David"/>
          <w:rtl/>
        </w:rPr>
      </w:pPr>
      <w:r w:rsidRPr="00C60D93">
        <w:rPr>
          <w:rFonts w:ascii="David" w:hAnsi="David" w:cs="David"/>
          <w:rtl/>
        </w:rPr>
        <w:t>עבור תמונה מסוימת יכולות להיות מספר שאלות/תשובות. השאלות והתשובות מנוסחות בשפה טבעית.</w:t>
      </w:r>
    </w:p>
    <w:p w14:paraId="68A96A9C" w14:textId="481AD4A6" w:rsidR="008612D1" w:rsidRPr="00C60D93" w:rsidRDefault="008612D1" w:rsidP="00C60D93">
      <w:pPr>
        <w:pStyle w:val="ListParagraph"/>
        <w:ind w:left="26" w:right="206"/>
        <w:jc w:val="center"/>
        <w:rPr>
          <w:rFonts w:ascii="David" w:hAnsi="David" w:cs="David"/>
          <w:rtl/>
        </w:rPr>
      </w:pPr>
      <w:r w:rsidRPr="00C60D93">
        <w:rPr>
          <w:rFonts w:ascii="David" w:hAnsi="David" w:cs="David"/>
          <w:noProof/>
        </w:rPr>
        <w:drawing>
          <wp:inline distT="0" distB="0" distL="0" distR="0" wp14:anchorId="485CC2CA" wp14:editId="2FA98207">
            <wp:extent cx="1473200" cy="1147644"/>
            <wp:effectExtent l="0" t="0" r="0" b="0"/>
            <wp:docPr id="16" name="Picture 6" descr="Figure 1. An example of free-form, open-ended question of the VQA task requiring common sense knowledge along with a visual understanding of the scene to answer questions.">
              <a:extLst xmlns:a="http://schemas.openxmlformats.org/drawingml/2006/main">
                <a:ext uri="{FF2B5EF4-FFF2-40B4-BE49-F238E27FC236}">
                  <a16:creationId xmlns:a16="http://schemas.microsoft.com/office/drawing/2014/main" id="{AD3B6A06-27CD-4737-A62C-2EDD51F405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Figure 1. An example of free-form, open-ended question of the VQA task requiring common sense knowledge along with a visual understanding of the scene to answer questions.">
                      <a:extLst>
                        <a:ext uri="{FF2B5EF4-FFF2-40B4-BE49-F238E27FC236}">
                          <a16:creationId xmlns:a16="http://schemas.microsoft.com/office/drawing/2014/main" id="{AD3B6A06-27CD-4737-A62C-2EDD51F40503}"/>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7590" cy="1166644"/>
                    </a:xfrm>
                    <a:prstGeom prst="rect">
                      <a:avLst/>
                    </a:prstGeom>
                    <a:noFill/>
                    <a:extLst/>
                  </pic:spPr>
                </pic:pic>
              </a:graphicData>
            </a:graphic>
          </wp:inline>
        </w:drawing>
      </w:r>
    </w:p>
    <w:p w14:paraId="7C7FC5ED" w14:textId="77777777" w:rsidR="008612D1" w:rsidRPr="00C60D93" w:rsidRDefault="008612D1" w:rsidP="00C60D93">
      <w:pPr>
        <w:pStyle w:val="ListParagraph"/>
        <w:ind w:left="26" w:right="206"/>
        <w:rPr>
          <w:rFonts w:ascii="David" w:hAnsi="David" w:cs="David"/>
          <w:rtl/>
        </w:rPr>
      </w:pPr>
    </w:p>
    <w:p w14:paraId="0A5D40F4" w14:textId="42813B06" w:rsidR="00DD6130" w:rsidRPr="0097573D" w:rsidRDefault="00DD6130">
      <w:pPr>
        <w:rPr>
          <w:rFonts w:ascii="David" w:eastAsiaTheme="majorEastAsia" w:hAnsi="David" w:cs="David"/>
          <w:color w:val="2F5496" w:themeColor="accent1" w:themeShade="BF"/>
          <w:sz w:val="26"/>
          <w:szCs w:val="26"/>
          <w:rtl/>
        </w:rPr>
      </w:pPr>
      <w:r w:rsidRPr="0097573D">
        <w:rPr>
          <w:rFonts w:ascii="David" w:hAnsi="David" w:cs="David"/>
          <w:rtl/>
        </w:rPr>
        <w:br w:type="page"/>
      </w:r>
    </w:p>
    <w:p w14:paraId="1BC2C5BE" w14:textId="22BBF4BB" w:rsidR="00DD6130" w:rsidRPr="0097573D" w:rsidRDefault="00DD6130" w:rsidP="00DD6130">
      <w:pPr>
        <w:pStyle w:val="Heading1"/>
        <w:spacing w:before="0"/>
        <w:ind w:left="206" w:right="206" w:hanging="180"/>
        <w:rPr>
          <w:rFonts w:ascii="David" w:hAnsi="David" w:cs="David"/>
          <w:rtl/>
        </w:rPr>
      </w:pPr>
      <w:bookmarkStart w:id="184" w:name="_Toc532235145"/>
      <w:r w:rsidRPr="0097573D">
        <w:rPr>
          <w:rFonts w:ascii="David" w:hAnsi="David" w:cs="David"/>
          <w:rtl/>
        </w:rPr>
        <w:lastRenderedPageBreak/>
        <w:t>מהות ותיאור הבעיה</w:t>
      </w:r>
      <w:bookmarkEnd w:id="184"/>
    </w:p>
    <w:p w14:paraId="1FA86667" w14:textId="77777777" w:rsidR="00DD6130" w:rsidRPr="00116102" w:rsidRDefault="00DD6130" w:rsidP="00C60D93">
      <w:pPr>
        <w:rPr>
          <w:rFonts w:ascii="David" w:hAnsi="David" w:cs="David"/>
          <w:rtl/>
        </w:rPr>
      </w:pPr>
    </w:p>
    <w:p w14:paraId="193E7D62" w14:textId="14D6AAA5" w:rsidR="00231A3E" w:rsidRPr="00C60D93" w:rsidRDefault="00231A3E" w:rsidP="00C60D93">
      <w:pPr>
        <w:pStyle w:val="Heading2"/>
        <w:spacing w:before="0"/>
        <w:ind w:left="26" w:right="206"/>
        <w:rPr>
          <w:rFonts w:ascii="David" w:hAnsi="David" w:cs="David"/>
          <w:rtl/>
        </w:rPr>
      </w:pPr>
      <w:bookmarkStart w:id="185" w:name="_Toc532235146"/>
      <w:r w:rsidRPr="00C60D93">
        <w:rPr>
          <w:rFonts w:ascii="David" w:hAnsi="David" w:cs="David"/>
        </w:rPr>
        <w:t>VQA-Med</w:t>
      </w:r>
      <w:bookmarkEnd w:id="185"/>
    </w:p>
    <w:p w14:paraId="29068439" w14:textId="4E581B9C" w:rsidR="008612D1" w:rsidRPr="00C60D93" w:rsidRDefault="008612D1" w:rsidP="00C60D93">
      <w:pPr>
        <w:ind w:left="26" w:right="206"/>
        <w:rPr>
          <w:rFonts w:ascii="David" w:eastAsiaTheme="majorEastAsia" w:hAnsi="David" w:cs="David"/>
          <w:color w:val="2F5496" w:themeColor="accent1" w:themeShade="BF"/>
          <w:sz w:val="26"/>
          <w:szCs w:val="26"/>
          <w:rtl/>
        </w:rPr>
      </w:pPr>
    </w:p>
    <w:p w14:paraId="3572E9C6" w14:textId="4762356E" w:rsidR="00231A3E" w:rsidRPr="00C60D93" w:rsidRDefault="00231A3E" w:rsidP="001B7333">
      <w:pPr>
        <w:ind w:left="206" w:right="206" w:hanging="180"/>
        <w:rPr>
          <w:rFonts w:ascii="David" w:hAnsi="David" w:cs="David"/>
          <w:rtl/>
        </w:rPr>
      </w:pPr>
      <w:r w:rsidRPr="00C60D93">
        <w:rPr>
          <w:rFonts w:ascii="David" w:hAnsi="David" w:cs="David"/>
          <w:noProof/>
        </w:rPr>
        <mc:AlternateContent>
          <mc:Choice Requires="wpg">
            <w:drawing>
              <wp:inline distT="0" distB="0" distL="0" distR="0" wp14:anchorId="1DA89CB9" wp14:editId="14EE21E2">
                <wp:extent cx="5546169" cy="1435100"/>
                <wp:effectExtent l="0" t="0" r="16510" b="12700"/>
                <wp:docPr id="4" name="Group 3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546169" cy="1435100"/>
                          <a:chOff x="0" y="0"/>
                          <a:chExt cx="8168402" cy="3104035"/>
                        </a:xfrm>
                      </wpg:grpSpPr>
                      <pic:pic xmlns:pic="http://schemas.openxmlformats.org/drawingml/2006/picture">
                        <pic:nvPicPr>
                          <pic:cNvPr id="5" name="Picture 5" descr="A picture containing indoor&#10;&#10;Description generated with very high confidence">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7318" y="0"/>
                            <a:ext cx="1867786" cy="1808639"/>
                          </a:xfrm>
                          <a:prstGeom prst="rect">
                            <a:avLst/>
                          </a:prstGeom>
                        </pic:spPr>
                      </pic:pic>
                      <wps:wsp>
                        <wps:cNvPr id="6" name="TextBox 16">
                          <a:extLst/>
                        </wps:cNvPr>
                        <wps:cNvSpPr txBox="1"/>
                        <wps:spPr>
                          <a:xfrm>
                            <a:off x="0" y="1913060"/>
                            <a:ext cx="1867535" cy="1190975"/>
                          </a:xfrm>
                          <a:prstGeom prst="rect">
                            <a:avLst/>
                          </a:prstGeom>
                        </wps:spPr>
                        <wps:style>
                          <a:lnRef idx="2">
                            <a:schemeClr val="dk1"/>
                          </a:lnRef>
                          <a:fillRef idx="1">
                            <a:schemeClr val="lt1"/>
                          </a:fillRef>
                          <a:effectRef idx="0">
                            <a:schemeClr val="dk1"/>
                          </a:effectRef>
                          <a:fontRef idx="minor">
                            <a:schemeClr val="dk1"/>
                          </a:fontRef>
                        </wps:style>
                        <wps:txbx>
                          <w:txbxContent>
                            <w:p w14:paraId="657F6514" w14:textId="77777777" w:rsidR="0080039A" w:rsidRPr="008612D1" w:rsidRDefault="0080039A" w:rsidP="00231A3E">
                              <w:pPr>
                                <w:pStyle w:val="NormalWeb"/>
                                <w:spacing w:before="0" w:beforeAutospacing="0" w:after="0" w:afterAutospacing="0"/>
                                <w:rPr>
                                  <w:sz w:val="14"/>
                                  <w:szCs w:val="14"/>
                                </w:rPr>
                              </w:pPr>
                              <w:r w:rsidRPr="008612D1">
                                <w:rPr>
                                  <w:rFonts w:asciiTheme="minorHAnsi" w:hAnsi="Calibri" w:cstheme="minorBidi"/>
                                  <w:color w:val="000000" w:themeColor="dark1"/>
                                  <w:kern w:val="24"/>
                                  <w:sz w:val="18"/>
                                  <w:szCs w:val="18"/>
                                </w:rPr>
                                <w:t>what does t2 weighted sagittal magnetic resonance scan show?</w:t>
                              </w:r>
                            </w:p>
                          </w:txbxContent>
                        </wps:txbx>
                        <wps:bodyPr wrap="square" rtlCol="1">
                          <a:noAutofit/>
                        </wps:bodyPr>
                      </wps:wsp>
                      <wps:wsp>
                        <wps:cNvPr id="7" name="Straight Arrow Connector 7">
                          <a:extLst/>
                        </wps:cNvPr>
                        <wps:cNvCnPr/>
                        <wps:spPr>
                          <a:xfrm>
                            <a:off x="1907003" y="712632"/>
                            <a:ext cx="714895" cy="7223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a:extLst/>
                        </wps:cNvPr>
                        <wps:cNvCnPr>
                          <a:cxnSpLocks/>
                        </wps:cNvCnPr>
                        <wps:spPr>
                          <a:xfrm flipV="1">
                            <a:off x="1907003" y="1435006"/>
                            <a:ext cx="714895" cy="7454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Rectangle: Rounded Corners 9">
                          <a:extLst/>
                        </wps:cNvPr>
                        <wps:cNvSpPr/>
                        <wps:spPr>
                          <a:xfrm>
                            <a:off x="2678185" y="1152823"/>
                            <a:ext cx="1567751" cy="852439"/>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64FBCFD4" w14:textId="77777777" w:rsidR="0080039A" w:rsidRPr="008612D1" w:rsidRDefault="0080039A" w:rsidP="00231A3E">
                              <w:pPr>
                                <w:pStyle w:val="NormalWeb"/>
                                <w:spacing w:before="0" w:beforeAutospacing="0" w:after="0" w:afterAutospacing="0"/>
                                <w:jc w:val="center"/>
                                <w:rPr>
                                  <w:sz w:val="12"/>
                                  <w:szCs w:val="12"/>
                                </w:rPr>
                              </w:pPr>
                              <w:r w:rsidRPr="008612D1">
                                <w:rPr>
                                  <w:rFonts w:asciiTheme="minorHAnsi" w:hAnsi="Calibri" w:cstheme="minorBidi"/>
                                  <w:color w:val="FFFFFF" w:themeColor="light1"/>
                                  <w:kern w:val="24"/>
                                </w:rPr>
                                <w:t>VQA</w:t>
                              </w:r>
                            </w:p>
                          </w:txbxContent>
                        </wps:txbx>
                        <wps:bodyPr rtlCol="1" anchor="ctr"/>
                      </wps:wsp>
                      <wps:wsp>
                        <wps:cNvPr id="10" name="Straight Arrow Connector 10">
                          <a:extLst/>
                        </wps:cNvPr>
                        <wps:cNvCnPr>
                          <a:cxnSpLocks/>
                        </wps:cNvCnPr>
                        <wps:spPr>
                          <a:xfrm>
                            <a:off x="4135658" y="1429690"/>
                            <a:ext cx="79627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TextBox 32">
                          <a:extLst/>
                        </wps:cNvPr>
                        <wps:cNvSpPr txBox="1"/>
                        <wps:spPr>
                          <a:xfrm>
                            <a:off x="4985148" y="1172294"/>
                            <a:ext cx="3183254" cy="1162600"/>
                          </a:xfrm>
                          <a:prstGeom prst="rect">
                            <a:avLst/>
                          </a:prstGeom>
                        </wps:spPr>
                        <wps:style>
                          <a:lnRef idx="2">
                            <a:schemeClr val="dk1"/>
                          </a:lnRef>
                          <a:fillRef idx="1">
                            <a:schemeClr val="lt1"/>
                          </a:fillRef>
                          <a:effectRef idx="0">
                            <a:schemeClr val="dk1"/>
                          </a:effectRef>
                          <a:fontRef idx="minor">
                            <a:schemeClr val="dk1"/>
                          </a:fontRef>
                        </wps:style>
                        <wps:txbx>
                          <w:txbxContent>
                            <w:p w14:paraId="4210EEAA" w14:textId="30247806" w:rsidR="0080039A" w:rsidRPr="008612D1" w:rsidRDefault="0080039A" w:rsidP="00231A3E">
                              <w:pPr>
                                <w:pStyle w:val="NormalWeb"/>
                                <w:spacing w:before="0" w:beforeAutospacing="0" w:after="0" w:afterAutospacing="0"/>
                                <w:rPr>
                                  <w:sz w:val="14"/>
                                  <w:szCs w:val="14"/>
                                </w:rPr>
                              </w:pPr>
                              <w:r w:rsidRPr="008612D1">
                                <w:rPr>
                                  <w:rFonts w:asciiTheme="minorHAnsi" w:hAnsi="Calibri" w:cstheme="minorBidi"/>
                                  <w:color w:val="000000" w:themeColor="dark1"/>
                                  <w:kern w:val="24"/>
                                  <w:sz w:val="18"/>
                                  <w:szCs w:val="18"/>
                                </w:rPr>
                                <w:t>total excision tumor with packg material seen posterior part clivus extradural plane</w:t>
                              </w:r>
                            </w:p>
                          </w:txbxContent>
                        </wps:txbx>
                        <wps:bodyPr wrap="square" rtlCol="1">
                          <a:noAutofit/>
                        </wps:bodyPr>
                      </wps:wsp>
                    </wpg:wgp>
                  </a:graphicData>
                </a:graphic>
              </wp:inline>
            </w:drawing>
          </mc:Choice>
          <mc:Fallback>
            <w:pict>
              <v:group w14:anchorId="1DA89CB9" id="Group 33" o:spid="_x0000_s1035" style="width:436.7pt;height:113pt;mso-position-horizontal-relative:char;mso-position-vertical-relative:line" coordsize="81684,310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">
                <v:shape id="Picture 5" o:spid="_x0000_s1036" type="#_x0000_t75" alt="A picture containing indoor&#10;&#10;Description generated with very high confidence" style="position:absolute;left:73;width:18678;height:18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">
                  <v:imagedata r:id="rId20" o:title="A picture containing indoor&#10;&#10;Description generated with very high confidence"/>
                </v:shape>
                <v:shape id="TextBox 16" o:spid="_x0000_s1037" type="#_x0000_t202" style="position:absolute;top:19130;width:18675;height:11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" fillcolor="white [3201]" strokecolor="black [3200]" strokeweight="1pt">
                  <v:textbox>
                    <w:txbxContent>
                      <w:p w14:paraId="657F6514" w14:textId="77777777" w:rsidR="0080039A" w:rsidRPr="008612D1" w:rsidRDefault="0080039A" w:rsidP="00231A3E">
                        <w:pPr>
                          <w:pStyle w:val="NormalWeb"/>
                          <w:spacing w:before="0" w:beforeAutospacing="0" w:after="0" w:afterAutospacing="0"/>
                          <w:rPr>
                            <w:sz w:val="14"/>
                            <w:szCs w:val="14"/>
                          </w:rPr>
                        </w:pPr>
                        <w:r w:rsidRPr="008612D1">
                          <w:rPr>
                            <w:rFonts w:asciiTheme="minorHAnsi" w:hAnsi="Calibri" w:cstheme="minorBidi"/>
                            <w:color w:val="000000" w:themeColor="dark1"/>
                            <w:kern w:val="24"/>
                            <w:sz w:val="18"/>
                            <w:szCs w:val="18"/>
                          </w:rPr>
                          <w:t>what does t2 weighted sagittal magnetic resonance scan show?</w:t>
                        </w:r>
                      </w:p>
                    </w:txbxContent>
                  </v:textbox>
                </v:shape>
                <v:shapetype id="_x0000_t32" coordsize="21600,21600" o:spt="32" o:oned="t" path="m,l21600,21600e" filled="f">
                  <v:path arrowok="t" fillok="f" o:connecttype="none"/>
                  <o:lock v:ext="edit" shapetype="t"/>
                </v:shapetype>
                <v:shape id="Straight Arrow Connector 7" o:spid="_x0000_s1038" type="#_x0000_t32" style="position:absolute;left:19070;top:7126;width:7148;height:72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" strokecolor="#4472c4 [3204]" strokeweight=".5pt">
                  <v:stroke endarrow="block" joinstyle="miter"/>
                </v:shape>
                <v:shape id="Straight Arrow Connector 8" o:spid="_x0000_s1039" type="#_x0000_t32" style="position:absolute;left:19070;top:14350;width:7148;height:74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" strokecolor="#4472c4 [3204]" strokeweight=".5pt">
                  <v:stroke endarrow="block" joinstyle="miter"/>
                  <o:lock v:ext="edit" shapetype="f"/>
                </v:shape>
                <v:roundrect id="Rectangle: Rounded Corners 9" o:spid="_x0000_s1040" style="position:absolute;left:26781;top:11528;width:15678;height:8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" fillcolor="black [3200]" strokecolor="black [1600]" strokeweight="1pt">
                  <v:stroke joinstyle="miter"/>
                  <v:textbox>
                    <w:txbxContent>
                      <w:p w14:paraId="64FBCFD4" w14:textId="77777777" w:rsidR="0080039A" w:rsidRPr="008612D1" w:rsidRDefault="0080039A" w:rsidP="00231A3E">
                        <w:pPr>
                          <w:pStyle w:val="NormalWeb"/>
                          <w:spacing w:before="0" w:beforeAutospacing="0" w:after="0" w:afterAutospacing="0"/>
                          <w:jc w:val="center"/>
                          <w:rPr>
                            <w:sz w:val="12"/>
                            <w:szCs w:val="12"/>
                          </w:rPr>
                        </w:pPr>
                        <w:r w:rsidRPr="008612D1">
                          <w:rPr>
                            <w:rFonts w:asciiTheme="minorHAnsi" w:hAnsi="Calibri" w:cstheme="minorBidi"/>
                            <w:color w:val="FFFFFF" w:themeColor="light1"/>
                            <w:kern w:val="24"/>
                          </w:rPr>
                          <w:t>VQA</w:t>
                        </w:r>
                      </w:p>
                    </w:txbxContent>
                  </v:textbox>
                </v:roundrect>
                <v:shape id="Straight Arrow Connector 10" o:spid="_x0000_s1041" type="#_x0000_t32" style="position:absolute;left:41356;top:14296;width:79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" strokecolor="#4472c4 [3204]" strokeweight=".5pt">
                  <v:stroke endarrow="block" joinstyle="miter"/>
                  <o:lock v:ext="edit" shapetype="f"/>
                </v:shape>
                <v:shape id="TextBox 32" o:spid="_x0000_s1042" type="#_x0000_t202" style="position:absolute;left:49851;top:11722;width:31833;height:1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" fillcolor="white [3201]" strokecolor="black [3200]" strokeweight="1pt">
                  <v:textbox>
                    <w:txbxContent>
                      <w:p w14:paraId="4210EEAA" w14:textId="30247806" w:rsidR="0080039A" w:rsidRPr="008612D1" w:rsidRDefault="0080039A" w:rsidP="00231A3E">
                        <w:pPr>
                          <w:pStyle w:val="NormalWeb"/>
                          <w:spacing w:before="0" w:beforeAutospacing="0" w:after="0" w:afterAutospacing="0"/>
                          <w:rPr>
                            <w:sz w:val="14"/>
                            <w:szCs w:val="14"/>
                          </w:rPr>
                        </w:pPr>
                        <w:r w:rsidRPr="008612D1">
                          <w:rPr>
                            <w:rFonts w:asciiTheme="minorHAnsi" w:hAnsi="Calibri" w:cstheme="minorBidi"/>
                            <w:color w:val="000000" w:themeColor="dark1"/>
                            <w:kern w:val="24"/>
                            <w:sz w:val="18"/>
                            <w:szCs w:val="18"/>
                          </w:rPr>
                          <w:t>total excision tumor with packg material seen posterior part clivus extradural plane</w:t>
                        </w:r>
                      </w:p>
                    </w:txbxContent>
                  </v:textbox>
                </v:shape>
                <w10:wrap anchorx="page"/>
                <w10:anchorlock/>
              </v:group>
            </w:pict>
          </mc:Fallback>
        </mc:AlternateContent>
      </w:r>
    </w:p>
    <w:p w14:paraId="3FC29907" w14:textId="2523D147" w:rsidR="00122561" w:rsidRPr="00C60D93" w:rsidRDefault="00122561" w:rsidP="00C60D93">
      <w:pPr>
        <w:ind w:left="26" w:right="206"/>
        <w:rPr>
          <w:rFonts w:ascii="David" w:hAnsi="David" w:cs="David"/>
          <w:rtl/>
        </w:rPr>
      </w:pPr>
      <w:r w:rsidRPr="00C60D93">
        <w:rPr>
          <w:rFonts w:ascii="David" w:hAnsi="David" w:cs="David" w:hint="eastAsia"/>
          <w:rtl/>
        </w:rPr>
        <w:t>מערכת</w:t>
      </w:r>
      <w:r w:rsidRPr="00C60D93">
        <w:rPr>
          <w:rFonts w:ascii="David" w:hAnsi="David" w:cs="David"/>
          <w:rtl/>
        </w:rPr>
        <w:t xml:space="preserve"> תכנה </w:t>
      </w:r>
      <w:r w:rsidR="004D7B1B" w:rsidRPr="00C60D93">
        <w:rPr>
          <w:rFonts w:ascii="David" w:hAnsi="David" w:cs="David" w:hint="eastAsia"/>
          <w:rtl/>
        </w:rPr>
        <w:t>המסוגלת</w:t>
      </w:r>
      <w:r w:rsidR="004D7B1B" w:rsidRPr="00C60D93">
        <w:rPr>
          <w:rFonts w:ascii="David" w:hAnsi="David" w:cs="David"/>
          <w:rtl/>
        </w:rPr>
        <w:t xml:space="preserve"> </w:t>
      </w:r>
      <w:r w:rsidR="004D7B1B" w:rsidRPr="00C60D93">
        <w:rPr>
          <w:rFonts w:ascii="David" w:hAnsi="David" w:cs="David" w:hint="eastAsia"/>
          <w:rtl/>
        </w:rPr>
        <w:t>להבין</w:t>
      </w:r>
      <w:r w:rsidRPr="00C60D93">
        <w:rPr>
          <w:rFonts w:ascii="David" w:hAnsi="David" w:cs="David"/>
          <w:rtl/>
        </w:rPr>
        <w:t xml:space="preserve"> תוכן של תמונה ול</w:t>
      </w:r>
      <w:r w:rsidRPr="00C60D93">
        <w:rPr>
          <w:rFonts w:ascii="David" w:hAnsi="David" w:cs="David" w:hint="eastAsia"/>
          <w:rtl/>
        </w:rPr>
        <w:t>תאר</w:t>
      </w:r>
      <w:r w:rsidRPr="00C60D93">
        <w:rPr>
          <w:rFonts w:ascii="David" w:hAnsi="David" w:cs="David"/>
          <w:rtl/>
        </w:rPr>
        <w:t xml:space="preserve"> </w:t>
      </w:r>
      <w:r w:rsidRPr="00C60D93">
        <w:rPr>
          <w:rFonts w:ascii="David" w:hAnsi="David" w:cs="David" w:hint="eastAsia"/>
          <w:rtl/>
        </w:rPr>
        <w:t>אותה</w:t>
      </w:r>
      <w:r w:rsidRPr="00C60D93">
        <w:rPr>
          <w:rFonts w:ascii="David" w:hAnsi="David" w:cs="David"/>
          <w:rtl/>
        </w:rPr>
        <w:t xml:space="preserve"> </w:t>
      </w:r>
      <w:r w:rsidRPr="00C60D93">
        <w:rPr>
          <w:rFonts w:ascii="David" w:hAnsi="David" w:cs="David" w:hint="eastAsia"/>
          <w:rtl/>
        </w:rPr>
        <w:t>בשפה</w:t>
      </w:r>
      <w:r w:rsidRPr="00C60D93">
        <w:rPr>
          <w:rFonts w:ascii="David" w:hAnsi="David" w:cs="David"/>
          <w:rtl/>
        </w:rPr>
        <w:t xml:space="preserve"> </w:t>
      </w:r>
      <w:r w:rsidRPr="00C60D93">
        <w:rPr>
          <w:rFonts w:ascii="David" w:hAnsi="David" w:cs="David" w:hint="eastAsia"/>
          <w:rtl/>
        </w:rPr>
        <w:t>טבעית</w:t>
      </w:r>
      <w:r w:rsidRPr="00C60D93">
        <w:rPr>
          <w:rFonts w:ascii="David" w:hAnsi="David" w:cs="David"/>
          <w:rtl/>
        </w:rPr>
        <w:t xml:space="preserve"> </w:t>
      </w:r>
      <w:r w:rsidRPr="00C60D93">
        <w:rPr>
          <w:rFonts w:ascii="David" w:hAnsi="David" w:cs="David" w:hint="eastAsia"/>
          <w:rtl/>
        </w:rPr>
        <w:t>הוא</w:t>
      </w:r>
      <w:r w:rsidRPr="00C60D93">
        <w:rPr>
          <w:rFonts w:ascii="David" w:hAnsi="David" w:cs="David"/>
          <w:rtl/>
        </w:rPr>
        <w:t xml:space="preserve"> </w:t>
      </w:r>
      <w:r w:rsidRPr="00C60D93">
        <w:rPr>
          <w:rFonts w:ascii="David" w:hAnsi="David" w:cs="David" w:hint="eastAsia"/>
          <w:rtl/>
        </w:rPr>
        <w:t>תחום</w:t>
      </w:r>
      <w:r w:rsidRPr="00C60D93">
        <w:rPr>
          <w:rFonts w:ascii="David" w:hAnsi="David" w:cs="David"/>
          <w:rtl/>
        </w:rPr>
        <w:t xml:space="preserve"> </w:t>
      </w:r>
      <w:r w:rsidRPr="00C60D93">
        <w:rPr>
          <w:rFonts w:ascii="David" w:hAnsi="David" w:cs="David" w:hint="eastAsia"/>
          <w:rtl/>
        </w:rPr>
        <w:t>חדש</w:t>
      </w:r>
      <w:r w:rsidRPr="00C60D93">
        <w:rPr>
          <w:rFonts w:ascii="David" w:hAnsi="David" w:cs="David"/>
          <w:rtl/>
        </w:rPr>
        <w:t xml:space="preserve"> </w:t>
      </w:r>
      <w:r w:rsidRPr="00C60D93">
        <w:rPr>
          <w:rFonts w:ascii="David" w:hAnsi="David" w:cs="David" w:hint="eastAsia"/>
          <w:rtl/>
        </w:rPr>
        <w:t>שמקבל</w:t>
      </w:r>
      <w:r w:rsidRPr="00C60D93">
        <w:rPr>
          <w:rFonts w:ascii="David" w:hAnsi="David" w:cs="David"/>
          <w:rtl/>
        </w:rPr>
        <w:t xml:space="preserve"> </w:t>
      </w:r>
      <w:r w:rsidRPr="00C60D93">
        <w:rPr>
          <w:rFonts w:ascii="David" w:hAnsi="David" w:cs="David" w:hint="eastAsia"/>
          <w:rtl/>
        </w:rPr>
        <w:t>תשומת</w:t>
      </w:r>
      <w:r w:rsidRPr="00C60D93">
        <w:rPr>
          <w:rFonts w:ascii="David" w:hAnsi="David" w:cs="David"/>
          <w:rtl/>
        </w:rPr>
        <w:t xml:space="preserve"> </w:t>
      </w:r>
      <w:r w:rsidRPr="00C60D93">
        <w:rPr>
          <w:rFonts w:ascii="David" w:hAnsi="David" w:cs="David" w:hint="eastAsia"/>
          <w:rtl/>
        </w:rPr>
        <w:t>לב</w:t>
      </w:r>
      <w:r w:rsidRPr="00C60D93">
        <w:rPr>
          <w:rFonts w:ascii="David" w:hAnsi="David" w:cs="David"/>
          <w:rtl/>
        </w:rPr>
        <w:t xml:space="preserve"> </w:t>
      </w:r>
      <w:r w:rsidRPr="00C60D93">
        <w:rPr>
          <w:rFonts w:ascii="David" w:hAnsi="David" w:cs="David" w:hint="eastAsia"/>
          <w:rtl/>
        </w:rPr>
        <w:t>רבה</w:t>
      </w:r>
      <w:r w:rsidRPr="00C60D93">
        <w:rPr>
          <w:rFonts w:ascii="David" w:hAnsi="David" w:cs="David"/>
          <w:rtl/>
        </w:rPr>
        <w:t xml:space="preserve"> </w:t>
      </w:r>
      <w:r w:rsidRPr="00C60D93">
        <w:rPr>
          <w:rFonts w:ascii="David" w:hAnsi="David" w:cs="David" w:hint="eastAsia"/>
          <w:rtl/>
        </w:rPr>
        <w:t>בקהילות</w:t>
      </w:r>
      <w:r w:rsidRPr="00C60D93">
        <w:rPr>
          <w:rFonts w:ascii="David" w:hAnsi="David" w:cs="David"/>
          <w:rtl/>
        </w:rPr>
        <w:t xml:space="preserve"> הראיה הממוחשבת ועיבוד שפות טבעיות.</w:t>
      </w:r>
    </w:p>
    <w:p w14:paraId="0B2D0A43" w14:textId="3F8E1FD7" w:rsidR="008612D1" w:rsidRPr="00C60D93" w:rsidRDefault="00B309C3" w:rsidP="001B7333">
      <w:pPr>
        <w:ind w:left="206" w:right="206" w:hanging="180"/>
        <w:rPr>
          <w:rFonts w:ascii="David" w:hAnsi="David" w:cs="David"/>
          <w:rtl/>
        </w:rPr>
      </w:pPr>
      <w:r w:rsidRPr="00C60D93">
        <w:rPr>
          <w:rFonts w:ascii="David" w:hAnsi="David" w:cs="David" w:hint="eastAsia"/>
          <w:rtl/>
        </w:rPr>
        <w:t>מערכת</w:t>
      </w:r>
      <w:r w:rsidRPr="00C60D93">
        <w:rPr>
          <w:rFonts w:ascii="David" w:hAnsi="David" w:cs="David"/>
          <w:rtl/>
        </w:rPr>
        <w:t xml:space="preserve"> </w:t>
      </w:r>
      <w:r w:rsidRPr="00C60D93">
        <w:rPr>
          <w:rFonts w:ascii="David" w:hAnsi="David" w:cs="David" w:hint="eastAsia"/>
          <w:rtl/>
        </w:rPr>
        <w:t>שכזו</w:t>
      </w:r>
      <w:r w:rsidRPr="00C60D93">
        <w:rPr>
          <w:rFonts w:ascii="David" w:hAnsi="David" w:cs="David"/>
          <w:rtl/>
        </w:rPr>
        <w:t xml:space="preserve"> </w:t>
      </w:r>
      <w:r w:rsidRPr="00C60D93">
        <w:rPr>
          <w:rFonts w:ascii="David" w:hAnsi="David" w:cs="David" w:hint="eastAsia"/>
          <w:rtl/>
        </w:rPr>
        <w:t>נותנת</w:t>
      </w:r>
      <w:r w:rsidRPr="00C60D93">
        <w:rPr>
          <w:rFonts w:ascii="David" w:hAnsi="David" w:cs="David"/>
          <w:rtl/>
        </w:rPr>
        <w:t xml:space="preserve"> </w:t>
      </w:r>
      <w:r w:rsidRPr="00C60D93">
        <w:rPr>
          <w:rFonts w:ascii="David" w:hAnsi="David" w:cs="David" w:hint="eastAsia"/>
          <w:rtl/>
        </w:rPr>
        <w:t>פתרון</w:t>
      </w:r>
      <w:r w:rsidRPr="00C60D93">
        <w:rPr>
          <w:rFonts w:ascii="David" w:hAnsi="David" w:cs="David"/>
          <w:rtl/>
        </w:rPr>
        <w:t xml:space="preserve"> </w:t>
      </w:r>
      <w:r w:rsidRPr="00C60D93">
        <w:rPr>
          <w:rFonts w:ascii="David" w:hAnsi="David" w:cs="David" w:hint="eastAsia"/>
          <w:rtl/>
        </w:rPr>
        <w:t>לכמה</w:t>
      </w:r>
      <w:r w:rsidRPr="00C60D93">
        <w:rPr>
          <w:rFonts w:ascii="David" w:hAnsi="David" w:cs="David"/>
          <w:rtl/>
        </w:rPr>
        <w:t xml:space="preserve"> </w:t>
      </w:r>
      <w:r w:rsidRPr="00C60D93">
        <w:rPr>
          <w:rFonts w:ascii="David" w:hAnsi="David" w:cs="David" w:hint="eastAsia"/>
          <w:rtl/>
        </w:rPr>
        <w:t>בעיות</w:t>
      </w:r>
      <w:r w:rsidR="008612D1" w:rsidRPr="00C60D93">
        <w:rPr>
          <w:rFonts w:ascii="David" w:hAnsi="David" w:cs="David"/>
          <w:rtl/>
        </w:rPr>
        <w:t>:</w:t>
      </w:r>
    </w:p>
    <w:p w14:paraId="77AFD44B" w14:textId="52C5588C" w:rsidR="00122561" w:rsidRPr="00C60D93" w:rsidRDefault="00122561" w:rsidP="001B7333">
      <w:pPr>
        <w:pStyle w:val="ListParagraph"/>
        <w:numPr>
          <w:ilvl w:val="0"/>
          <w:numId w:val="8"/>
        </w:numPr>
        <w:ind w:left="206" w:right="206" w:hanging="180"/>
        <w:rPr>
          <w:rFonts w:ascii="David" w:hAnsi="David" w:cs="David"/>
        </w:rPr>
      </w:pPr>
      <w:r w:rsidRPr="00C60D93">
        <w:rPr>
          <w:rFonts w:ascii="David" w:hAnsi="David" w:cs="David" w:hint="eastAsia"/>
          <w:rtl/>
        </w:rPr>
        <w:t>במסגרת</w:t>
      </w:r>
      <w:r w:rsidRPr="00C60D93">
        <w:rPr>
          <w:rFonts w:ascii="David" w:hAnsi="David" w:cs="David"/>
          <w:rtl/>
        </w:rPr>
        <w:t xml:space="preserve"> </w:t>
      </w:r>
      <w:r w:rsidRPr="00C60D93">
        <w:rPr>
          <w:rFonts w:ascii="David" w:hAnsi="David" w:cs="David" w:hint="eastAsia"/>
          <w:rtl/>
        </w:rPr>
        <w:t>עבודתם</w:t>
      </w:r>
      <w:r w:rsidRPr="00C60D93">
        <w:rPr>
          <w:rFonts w:ascii="David" w:hAnsi="David" w:cs="David"/>
          <w:rtl/>
        </w:rPr>
        <w:t xml:space="preserve">, </w:t>
      </w:r>
      <w:r w:rsidRPr="00C60D93">
        <w:rPr>
          <w:rFonts w:ascii="David" w:hAnsi="David" w:cs="David" w:hint="eastAsia"/>
          <w:rtl/>
        </w:rPr>
        <w:t>מומחים</w:t>
      </w:r>
      <w:r w:rsidRPr="00C60D93">
        <w:rPr>
          <w:rFonts w:ascii="David" w:hAnsi="David" w:cs="David"/>
          <w:rtl/>
        </w:rPr>
        <w:t xml:space="preserve"> </w:t>
      </w:r>
      <w:r w:rsidRPr="00C60D93">
        <w:rPr>
          <w:rFonts w:ascii="David" w:hAnsi="David" w:cs="David" w:hint="eastAsia"/>
          <w:rtl/>
        </w:rPr>
        <w:t>וחוקרים</w:t>
      </w:r>
      <w:r w:rsidRPr="00C60D93">
        <w:rPr>
          <w:rFonts w:ascii="David" w:hAnsi="David" w:cs="David"/>
          <w:rtl/>
        </w:rPr>
        <w:t xml:space="preserve"> </w:t>
      </w:r>
      <w:r w:rsidRPr="00C60D93">
        <w:rPr>
          <w:rFonts w:ascii="David" w:hAnsi="David" w:cs="David" w:hint="eastAsia"/>
          <w:rtl/>
        </w:rPr>
        <w:t>רבים</w:t>
      </w:r>
      <w:r w:rsidRPr="00C60D93">
        <w:rPr>
          <w:rFonts w:ascii="David" w:hAnsi="David" w:cs="David"/>
          <w:rtl/>
        </w:rPr>
        <w:t xml:space="preserve"> </w:t>
      </w:r>
      <w:r w:rsidRPr="00C60D93">
        <w:rPr>
          <w:rFonts w:ascii="David" w:hAnsi="David" w:cs="David" w:hint="eastAsia"/>
          <w:rtl/>
        </w:rPr>
        <w:t>כותבים</w:t>
      </w:r>
      <w:r w:rsidRPr="00C60D93">
        <w:rPr>
          <w:rFonts w:ascii="David" w:hAnsi="David" w:cs="David"/>
          <w:rtl/>
        </w:rPr>
        <w:t xml:space="preserve"> </w:t>
      </w:r>
      <w:r w:rsidRPr="00C60D93">
        <w:rPr>
          <w:rFonts w:ascii="David" w:hAnsi="David" w:cs="David" w:hint="eastAsia"/>
          <w:rtl/>
        </w:rPr>
        <w:t>דו</w:t>
      </w:r>
      <w:r w:rsidRPr="00C60D93">
        <w:rPr>
          <w:rFonts w:ascii="David" w:hAnsi="David" w:cs="David"/>
          <w:rtl/>
        </w:rPr>
        <w:t xml:space="preserve">"חות </w:t>
      </w:r>
      <w:r w:rsidRPr="00C60D93">
        <w:rPr>
          <w:rFonts w:ascii="David" w:hAnsi="David" w:cs="David" w:hint="eastAsia"/>
          <w:rtl/>
        </w:rPr>
        <w:t>על</w:t>
      </w:r>
      <w:r w:rsidRPr="00C60D93">
        <w:rPr>
          <w:rFonts w:ascii="David" w:hAnsi="David" w:cs="David"/>
          <w:rtl/>
        </w:rPr>
        <w:t xml:space="preserve"> </w:t>
      </w:r>
      <w:r w:rsidRPr="00C60D93">
        <w:rPr>
          <w:rFonts w:ascii="David" w:hAnsi="David" w:cs="David" w:hint="eastAsia"/>
          <w:rtl/>
        </w:rPr>
        <w:t>ממצאים</w:t>
      </w:r>
      <w:r w:rsidRPr="00C60D93">
        <w:rPr>
          <w:rFonts w:ascii="David" w:hAnsi="David" w:cs="David"/>
          <w:rtl/>
        </w:rPr>
        <w:t xml:space="preserve"> </w:t>
      </w:r>
      <w:r w:rsidRPr="00C60D93">
        <w:rPr>
          <w:rFonts w:ascii="David" w:hAnsi="David" w:cs="David" w:hint="eastAsia"/>
          <w:rtl/>
        </w:rPr>
        <w:t>מיקרוסקופים</w:t>
      </w:r>
      <w:r w:rsidRPr="00C60D93">
        <w:rPr>
          <w:rFonts w:ascii="David" w:hAnsi="David" w:cs="David"/>
          <w:rtl/>
        </w:rPr>
        <w:t xml:space="preserve"> שהם מוצאים בתמונות רפואיות. מערכת אוטומטית שתתאר מה יש בתמונה תוכל להפחית משמעותית מהעו</w:t>
      </w:r>
      <w:r w:rsidRPr="00C60D93">
        <w:rPr>
          <w:rFonts w:ascii="David" w:hAnsi="David" w:cs="David" w:hint="eastAsia"/>
          <w:rtl/>
        </w:rPr>
        <w:t>מס</w:t>
      </w:r>
      <w:r w:rsidRPr="00C60D93">
        <w:rPr>
          <w:rFonts w:ascii="David" w:hAnsi="David" w:cs="David"/>
          <w:rtl/>
        </w:rPr>
        <w:t xml:space="preserve"> </w:t>
      </w:r>
      <w:r w:rsidRPr="00C60D93">
        <w:rPr>
          <w:rFonts w:ascii="David" w:hAnsi="David" w:cs="David" w:hint="eastAsia"/>
          <w:rtl/>
        </w:rPr>
        <w:t>המוטל</w:t>
      </w:r>
      <w:r w:rsidRPr="00C60D93">
        <w:rPr>
          <w:rFonts w:ascii="David" w:hAnsi="David" w:cs="David"/>
          <w:rtl/>
        </w:rPr>
        <w:t xml:space="preserve"> </w:t>
      </w:r>
      <w:r w:rsidRPr="00C60D93">
        <w:rPr>
          <w:rFonts w:ascii="David" w:hAnsi="David" w:cs="David" w:hint="eastAsia"/>
          <w:rtl/>
        </w:rPr>
        <w:t>עליהם</w:t>
      </w:r>
      <w:r w:rsidRPr="00C60D93">
        <w:rPr>
          <w:rFonts w:ascii="David" w:hAnsi="David" w:cs="David"/>
          <w:rtl/>
        </w:rPr>
        <w:t xml:space="preserve"> </w:t>
      </w:r>
      <w:r w:rsidRPr="00C60D93">
        <w:rPr>
          <w:rFonts w:ascii="David" w:hAnsi="David" w:cs="David" w:hint="eastAsia"/>
          <w:rtl/>
        </w:rPr>
        <w:t>ולשחרר</w:t>
      </w:r>
      <w:r w:rsidRPr="00C60D93">
        <w:rPr>
          <w:rFonts w:ascii="David" w:hAnsi="David" w:cs="David"/>
          <w:rtl/>
        </w:rPr>
        <w:t xml:space="preserve"> </w:t>
      </w:r>
      <w:r w:rsidRPr="00C60D93">
        <w:rPr>
          <w:rFonts w:ascii="David" w:hAnsi="David" w:cs="David" w:hint="eastAsia"/>
          <w:rtl/>
        </w:rPr>
        <w:t>צווארי</w:t>
      </w:r>
      <w:r w:rsidRPr="00C60D93">
        <w:rPr>
          <w:rFonts w:ascii="David" w:hAnsi="David" w:cs="David"/>
          <w:rtl/>
        </w:rPr>
        <w:t xml:space="preserve"> </w:t>
      </w:r>
      <w:r w:rsidRPr="00C60D93">
        <w:rPr>
          <w:rFonts w:ascii="David" w:hAnsi="David" w:cs="David" w:hint="eastAsia"/>
          <w:rtl/>
        </w:rPr>
        <w:t>בקבוק</w:t>
      </w:r>
      <w:r w:rsidRPr="00C60D93">
        <w:rPr>
          <w:rFonts w:ascii="David" w:hAnsi="David" w:cs="David"/>
          <w:rtl/>
        </w:rPr>
        <w:t xml:space="preserve"> </w:t>
      </w:r>
      <w:r w:rsidRPr="00C60D93">
        <w:rPr>
          <w:rFonts w:ascii="David" w:hAnsi="David" w:cs="David" w:hint="eastAsia"/>
          <w:rtl/>
        </w:rPr>
        <w:t>בכל</w:t>
      </w:r>
      <w:r w:rsidRPr="00C60D93">
        <w:rPr>
          <w:rFonts w:ascii="David" w:hAnsi="David" w:cs="David"/>
          <w:rtl/>
        </w:rPr>
        <w:t xml:space="preserve"> </w:t>
      </w:r>
      <w:r w:rsidRPr="00C60D93">
        <w:rPr>
          <w:rFonts w:ascii="David" w:hAnsi="David" w:cs="David" w:hint="eastAsia"/>
          <w:rtl/>
        </w:rPr>
        <w:t>תהליך</w:t>
      </w:r>
      <w:r w:rsidRPr="00C60D93">
        <w:rPr>
          <w:rFonts w:ascii="David" w:hAnsi="David" w:cs="David"/>
          <w:rtl/>
        </w:rPr>
        <w:t xml:space="preserve"> </w:t>
      </w:r>
      <w:r w:rsidRPr="00C60D93">
        <w:rPr>
          <w:rFonts w:ascii="David" w:hAnsi="David" w:cs="David" w:hint="eastAsia"/>
          <w:rtl/>
        </w:rPr>
        <w:t>השירות</w:t>
      </w:r>
      <w:r w:rsidRPr="00C60D93">
        <w:rPr>
          <w:rFonts w:ascii="David" w:hAnsi="David" w:cs="David"/>
          <w:rtl/>
        </w:rPr>
        <w:t xml:space="preserve"> </w:t>
      </w:r>
      <w:r w:rsidRPr="00C60D93">
        <w:rPr>
          <w:rFonts w:ascii="David" w:hAnsi="David" w:cs="David" w:hint="eastAsia"/>
          <w:rtl/>
        </w:rPr>
        <w:t>הרפואי</w:t>
      </w:r>
      <w:r w:rsidRPr="00C60D93">
        <w:rPr>
          <w:rFonts w:ascii="David" w:hAnsi="David" w:cs="David"/>
          <w:rtl/>
        </w:rPr>
        <w:t xml:space="preserve">. </w:t>
      </w:r>
    </w:p>
    <w:p w14:paraId="5322E78E" w14:textId="0FDA3878" w:rsidR="001B7333" w:rsidRPr="00C60D93" w:rsidRDefault="008612D1" w:rsidP="00C60D93">
      <w:pPr>
        <w:pStyle w:val="ListParagraph"/>
        <w:numPr>
          <w:ilvl w:val="0"/>
          <w:numId w:val="8"/>
        </w:numPr>
        <w:ind w:left="206" w:right="206" w:hanging="180"/>
        <w:rPr>
          <w:rFonts w:ascii="David" w:hAnsi="David" w:cs="David"/>
        </w:rPr>
      </w:pPr>
      <w:r w:rsidRPr="00C60D93">
        <w:rPr>
          <w:rFonts w:ascii="David" w:hAnsi="David" w:cs="David" w:hint="eastAsia"/>
          <w:rtl/>
        </w:rPr>
        <w:t>כיום</w:t>
      </w:r>
      <w:r w:rsidRPr="00C60D93">
        <w:rPr>
          <w:rFonts w:ascii="David" w:hAnsi="David" w:cs="David"/>
          <w:rtl/>
        </w:rPr>
        <w:t xml:space="preserve">, </w:t>
      </w:r>
      <w:r w:rsidRPr="00C60D93">
        <w:rPr>
          <w:rFonts w:ascii="David" w:hAnsi="David" w:cs="David" w:hint="eastAsia"/>
          <w:rtl/>
        </w:rPr>
        <w:t>במרכזים</w:t>
      </w:r>
      <w:r w:rsidRPr="00C60D93">
        <w:rPr>
          <w:rFonts w:ascii="David" w:hAnsi="David" w:cs="David"/>
          <w:rtl/>
        </w:rPr>
        <w:t xml:space="preserve"> </w:t>
      </w:r>
      <w:r w:rsidRPr="00C60D93">
        <w:rPr>
          <w:rFonts w:ascii="David" w:hAnsi="David" w:cs="David" w:hint="eastAsia"/>
          <w:rtl/>
        </w:rPr>
        <w:t>רפואיים</w:t>
      </w:r>
      <w:r w:rsidRPr="00C60D93">
        <w:rPr>
          <w:rFonts w:ascii="David" w:hAnsi="David" w:cs="David"/>
          <w:rtl/>
        </w:rPr>
        <w:t xml:space="preserve"> </w:t>
      </w:r>
      <w:r w:rsidRPr="00C60D93">
        <w:rPr>
          <w:rFonts w:ascii="David" w:hAnsi="David" w:cs="David" w:hint="eastAsia"/>
          <w:rtl/>
        </w:rPr>
        <w:t>מוטל</w:t>
      </w:r>
      <w:r w:rsidRPr="00C60D93">
        <w:rPr>
          <w:rFonts w:ascii="David" w:hAnsi="David" w:cs="David"/>
          <w:rtl/>
        </w:rPr>
        <w:t xml:space="preserve"> </w:t>
      </w:r>
      <w:r w:rsidRPr="00C60D93">
        <w:rPr>
          <w:rFonts w:ascii="David" w:hAnsi="David" w:cs="David" w:hint="eastAsia"/>
          <w:rtl/>
        </w:rPr>
        <w:t>עומס</w:t>
      </w:r>
      <w:r w:rsidRPr="00C60D93">
        <w:rPr>
          <w:rFonts w:ascii="David" w:hAnsi="David" w:cs="David"/>
          <w:rtl/>
        </w:rPr>
        <w:t xml:space="preserve"> </w:t>
      </w:r>
      <w:r w:rsidRPr="00C60D93">
        <w:rPr>
          <w:rFonts w:ascii="David" w:hAnsi="David" w:cs="David" w:hint="eastAsia"/>
          <w:rtl/>
        </w:rPr>
        <w:t>רב</w:t>
      </w:r>
      <w:r w:rsidRPr="00C60D93">
        <w:rPr>
          <w:rFonts w:ascii="David" w:hAnsi="David" w:cs="David"/>
          <w:rtl/>
        </w:rPr>
        <w:t xml:space="preserve"> </w:t>
      </w:r>
      <w:r w:rsidRPr="00C60D93">
        <w:rPr>
          <w:rFonts w:ascii="David" w:hAnsi="David" w:cs="David" w:hint="eastAsia"/>
          <w:rtl/>
        </w:rPr>
        <w:t>על</w:t>
      </w:r>
      <w:r w:rsidRPr="00C60D93">
        <w:rPr>
          <w:rFonts w:ascii="David" w:hAnsi="David" w:cs="David"/>
          <w:rtl/>
        </w:rPr>
        <w:t xml:space="preserve"> </w:t>
      </w:r>
      <w:r w:rsidRPr="00C60D93">
        <w:rPr>
          <w:rFonts w:ascii="David" w:hAnsi="David" w:cs="David" w:hint="eastAsia"/>
          <w:rtl/>
        </w:rPr>
        <w:t>רופאים</w:t>
      </w:r>
      <w:r w:rsidR="00B309C3" w:rsidRPr="00C60D93">
        <w:rPr>
          <w:rFonts w:ascii="David" w:hAnsi="David" w:cs="David"/>
          <w:rtl/>
        </w:rPr>
        <w:t>, מצב שעלול</w:t>
      </w:r>
      <w:ins w:id="186" w:author="Avi Turner" w:date="2018-12-10T18:39:00Z">
        <w:r w:rsidR="008D5931">
          <w:rPr>
            <w:rFonts w:ascii="David" w:hAnsi="David" w:cs="David" w:hint="cs"/>
            <w:rtl/>
          </w:rPr>
          <w:t>,</w:t>
        </w:r>
      </w:ins>
      <w:r w:rsidR="00B309C3" w:rsidRPr="00C60D93">
        <w:rPr>
          <w:rFonts w:ascii="David" w:hAnsi="David" w:cs="David"/>
          <w:rtl/>
        </w:rPr>
        <w:t xml:space="preserve"> </w:t>
      </w:r>
      <w:del w:id="187" w:author="Avi Turner" w:date="2018-12-10T18:39:00Z">
        <w:r w:rsidR="00B309C3" w:rsidRPr="00C60D93" w:rsidDel="008D5931">
          <w:rPr>
            <w:rFonts w:ascii="David" w:hAnsi="David" w:cs="David"/>
            <w:rtl/>
          </w:rPr>
          <w:delText>(</w:delText>
        </w:r>
      </w:del>
      <w:r w:rsidR="00B309C3" w:rsidRPr="00C60D93">
        <w:rPr>
          <w:rFonts w:ascii="David" w:hAnsi="David" w:cs="David"/>
          <w:rtl/>
        </w:rPr>
        <w:t>וגורם</w:t>
      </w:r>
      <w:ins w:id="188" w:author="Avi Turner" w:date="2018-12-10T18:39:00Z">
        <w:r w:rsidR="008D5931">
          <w:rPr>
            <w:rFonts w:ascii="David" w:hAnsi="David" w:cs="David" w:hint="cs"/>
            <w:rtl/>
          </w:rPr>
          <w:t>,</w:t>
        </w:r>
      </w:ins>
      <w:del w:id="189" w:author="Avi Turner" w:date="2018-12-10T18:39:00Z">
        <w:r w:rsidR="00B309C3" w:rsidRPr="00C60D93" w:rsidDel="008D5931">
          <w:rPr>
            <w:rFonts w:ascii="David" w:hAnsi="David" w:cs="David"/>
            <w:rtl/>
          </w:rPr>
          <w:delText>)</w:delText>
        </w:r>
      </w:del>
      <w:r w:rsidR="00B309C3" w:rsidRPr="00C60D93">
        <w:rPr>
          <w:rFonts w:ascii="David" w:hAnsi="David" w:cs="David"/>
          <w:rtl/>
        </w:rPr>
        <w:t xml:space="preserve"> לחוסר תשומת לב מספקת לכל אבחון – ועקב כך לסיכון חיי אדם. מערכת שכזו תוכל ל</w:t>
      </w:r>
      <w:r w:rsidR="00AF54FD" w:rsidRPr="00C60D93">
        <w:rPr>
          <w:rFonts w:ascii="David" w:hAnsi="David" w:cs="David" w:hint="eastAsia"/>
          <w:rtl/>
        </w:rPr>
        <w:t>הוות</w:t>
      </w:r>
      <w:r w:rsidR="00AF54FD" w:rsidRPr="00C60D93">
        <w:rPr>
          <w:rFonts w:ascii="David" w:hAnsi="David" w:cs="David"/>
          <w:rtl/>
        </w:rPr>
        <w:t xml:space="preserve"> </w:t>
      </w:r>
      <w:r w:rsidR="00AF54FD" w:rsidRPr="00C60D93">
        <w:rPr>
          <w:rFonts w:ascii="David" w:hAnsi="David" w:cs="David" w:hint="eastAsia"/>
          <w:rtl/>
        </w:rPr>
        <w:t>מערך</w:t>
      </w:r>
      <w:r w:rsidR="00AF54FD" w:rsidRPr="00C60D93">
        <w:rPr>
          <w:rFonts w:ascii="David" w:hAnsi="David" w:cs="David"/>
          <w:rtl/>
        </w:rPr>
        <w:t xml:space="preserve"> </w:t>
      </w:r>
      <w:r w:rsidR="00AF54FD" w:rsidRPr="00C60D93">
        <w:rPr>
          <w:rFonts w:ascii="David" w:hAnsi="David" w:cs="David" w:hint="eastAsia"/>
          <w:rtl/>
        </w:rPr>
        <w:t>בקרה</w:t>
      </w:r>
      <w:r w:rsidR="00AF54FD" w:rsidRPr="00C60D93">
        <w:rPr>
          <w:rFonts w:ascii="David" w:hAnsi="David" w:cs="David"/>
          <w:rtl/>
        </w:rPr>
        <w:t xml:space="preserve"> </w:t>
      </w:r>
      <w:r w:rsidR="00AF54FD" w:rsidRPr="00C60D93">
        <w:rPr>
          <w:rFonts w:ascii="David" w:hAnsi="David" w:cs="David" w:hint="eastAsia"/>
          <w:rtl/>
        </w:rPr>
        <w:t>ו</w:t>
      </w:r>
      <w:r w:rsidR="00B309C3" w:rsidRPr="00C60D93">
        <w:rPr>
          <w:rFonts w:ascii="David" w:hAnsi="David" w:cs="David"/>
          <w:rtl/>
        </w:rPr>
        <w:t>"</w:t>
      </w:r>
      <w:r w:rsidR="00AF54FD" w:rsidRPr="00C60D93">
        <w:rPr>
          <w:rFonts w:ascii="David" w:hAnsi="David" w:cs="David" w:hint="eastAsia"/>
          <w:rtl/>
        </w:rPr>
        <w:t>ל</w:t>
      </w:r>
      <w:r w:rsidR="00B309C3" w:rsidRPr="00C60D93">
        <w:rPr>
          <w:rFonts w:ascii="David" w:hAnsi="David" w:cs="David" w:hint="eastAsia"/>
          <w:rtl/>
        </w:rPr>
        <w:t>הרים</w:t>
      </w:r>
      <w:r w:rsidR="00B309C3" w:rsidRPr="00C60D93">
        <w:rPr>
          <w:rFonts w:ascii="David" w:hAnsi="David" w:cs="David"/>
          <w:rtl/>
        </w:rPr>
        <w:t xml:space="preserve"> </w:t>
      </w:r>
      <w:r w:rsidR="00B309C3" w:rsidRPr="00C60D93">
        <w:rPr>
          <w:rFonts w:ascii="David" w:hAnsi="David" w:cs="David" w:hint="eastAsia"/>
          <w:rtl/>
        </w:rPr>
        <w:t>דגל</w:t>
      </w:r>
      <w:r w:rsidR="00B309C3" w:rsidRPr="00C60D93">
        <w:rPr>
          <w:rFonts w:ascii="David" w:hAnsi="David" w:cs="David"/>
          <w:rtl/>
        </w:rPr>
        <w:t xml:space="preserve">" </w:t>
      </w:r>
      <w:r w:rsidR="00B309C3" w:rsidRPr="00C60D93">
        <w:rPr>
          <w:rFonts w:ascii="David" w:hAnsi="David" w:cs="David" w:hint="eastAsia"/>
          <w:rtl/>
        </w:rPr>
        <w:t>על</w:t>
      </w:r>
      <w:r w:rsidR="00B309C3" w:rsidRPr="00C60D93">
        <w:rPr>
          <w:rFonts w:ascii="David" w:hAnsi="David" w:cs="David"/>
          <w:rtl/>
        </w:rPr>
        <w:t xml:space="preserve"> </w:t>
      </w:r>
      <w:r w:rsidR="00B309C3" w:rsidRPr="00C60D93">
        <w:rPr>
          <w:rFonts w:ascii="David" w:hAnsi="David" w:cs="David" w:hint="eastAsia"/>
          <w:rtl/>
        </w:rPr>
        <w:t>כל</w:t>
      </w:r>
      <w:r w:rsidR="00B309C3" w:rsidRPr="00C60D93">
        <w:rPr>
          <w:rFonts w:ascii="David" w:hAnsi="David" w:cs="David"/>
          <w:rtl/>
        </w:rPr>
        <w:t xml:space="preserve"> </w:t>
      </w:r>
      <w:r w:rsidR="00B309C3" w:rsidRPr="00C60D93">
        <w:rPr>
          <w:rFonts w:ascii="David" w:hAnsi="David" w:cs="David" w:hint="eastAsia"/>
          <w:rtl/>
        </w:rPr>
        <w:t>אבחון</w:t>
      </w:r>
      <w:r w:rsidR="00B309C3" w:rsidRPr="00C60D93">
        <w:rPr>
          <w:rFonts w:ascii="David" w:hAnsi="David" w:cs="David"/>
          <w:rtl/>
        </w:rPr>
        <w:t xml:space="preserve"> </w:t>
      </w:r>
      <w:r w:rsidR="00B309C3" w:rsidRPr="00C60D93">
        <w:rPr>
          <w:rFonts w:ascii="David" w:hAnsi="David" w:cs="David" w:hint="eastAsia"/>
          <w:rtl/>
        </w:rPr>
        <w:t>ששונה</w:t>
      </w:r>
      <w:r w:rsidR="00B309C3" w:rsidRPr="00C60D93">
        <w:rPr>
          <w:rFonts w:ascii="David" w:hAnsi="David" w:cs="David"/>
          <w:rtl/>
        </w:rPr>
        <w:t xml:space="preserve"> </w:t>
      </w:r>
      <w:r w:rsidR="00B309C3" w:rsidRPr="00C60D93">
        <w:rPr>
          <w:rFonts w:ascii="David" w:hAnsi="David" w:cs="David" w:hint="eastAsia"/>
          <w:rtl/>
        </w:rPr>
        <w:t>מאבחון</w:t>
      </w:r>
      <w:r w:rsidR="00B309C3" w:rsidRPr="00C60D93">
        <w:rPr>
          <w:rFonts w:ascii="David" w:hAnsi="David" w:cs="David"/>
          <w:rtl/>
        </w:rPr>
        <w:t xml:space="preserve"> </w:t>
      </w:r>
      <w:r w:rsidR="00B309C3" w:rsidRPr="00C60D93">
        <w:rPr>
          <w:rFonts w:ascii="David" w:hAnsi="David" w:cs="David" w:hint="eastAsia"/>
          <w:rtl/>
        </w:rPr>
        <w:t>פלט</w:t>
      </w:r>
      <w:r w:rsidR="00B309C3" w:rsidRPr="00C60D93">
        <w:rPr>
          <w:rFonts w:ascii="David" w:hAnsi="David" w:cs="David"/>
          <w:rtl/>
        </w:rPr>
        <w:t xml:space="preserve"> </w:t>
      </w:r>
      <w:r w:rsidR="00B309C3" w:rsidRPr="00C60D93">
        <w:rPr>
          <w:rFonts w:ascii="David" w:hAnsi="David" w:cs="David" w:hint="eastAsia"/>
          <w:rtl/>
        </w:rPr>
        <w:t>של</w:t>
      </w:r>
      <w:r w:rsidR="00B309C3" w:rsidRPr="00C60D93">
        <w:rPr>
          <w:rFonts w:ascii="David" w:hAnsi="David" w:cs="David"/>
          <w:rtl/>
        </w:rPr>
        <w:t xml:space="preserve"> </w:t>
      </w:r>
      <w:r w:rsidR="00B309C3" w:rsidRPr="00C60D93">
        <w:rPr>
          <w:rFonts w:ascii="David" w:hAnsi="David" w:cs="David" w:hint="eastAsia"/>
          <w:rtl/>
        </w:rPr>
        <w:t>המערכת</w:t>
      </w:r>
      <w:r w:rsidR="00B309C3" w:rsidRPr="00C60D93">
        <w:rPr>
          <w:rFonts w:ascii="David" w:hAnsi="David" w:cs="David"/>
          <w:rtl/>
        </w:rPr>
        <w:t xml:space="preserve"> </w:t>
      </w:r>
      <w:r w:rsidR="00B309C3" w:rsidRPr="00C60D93">
        <w:rPr>
          <w:rFonts w:ascii="David" w:hAnsi="David" w:cs="David" w:hint="eastAsia"/>
          <w:rtl/>
        </w:rPr>
        <w:t>ע</w:t>
      </w:r>
      <w:r w:rsidR="00AF54FD" w:rsidRPr="00C60D93">
        <w:rPr>
          <w:rFonts w:ascii="David" w:hAnsi="David" w:cs="David" w:hint="eastAsia"/>
          <w:rtl/>
        </w:rPr>
        <w:t>ל</w:t>
      </w:r>
      <w:r w:rsidR="00AF54FD" w:rsidRPr="00C60D93">
        <w:rPr>
          <w:rFonts w:ascii="David" w:hAnsi="David" w:cs="David"/>
          <w:rtl/>
        </w:rPr>
        <w:t xml:space="preserve"> </w:t>
      </w:r>
      <w:r w:rsidR="00AF54FD" w:rsidRPr="00C60D93">
        <w:rPr>
          <w:rFonts w:ascii="David" w:hAnsi="David" w:cs="David" w:hint="eastAsia"/>
          <w:rtl/>
        </w:rPr>
        <w:t>מנת</w:t>
      </w:r>
      <w:r w:rsidR="00B309C3" w:rsidRPr="00C60D93">
        <w:rPr>
          <w:rFonts w:ascii="David" w:hAnsi="David" w:cs="David"/>
          <w:rtl/>
        </w:rPr>
        <w:t xml:space="preserve"> שבעל מקצוע יוכל לעבור רק על ההבדלים שהרופא והמערכת חלוקים לגביהם עם תשומת לב יתרה.</w:t>
      </w:r>
    </w:p>
    <w:p w14:paraId="6DF23360" w14:textId="75C7BBA1" w:rsidR="00B309C3" w:rsidRPr="00C60D93" w:rsidRDefault="00B309C3" w:rsidP="00C60D93">
      <w:pPr>
        <w:pStyle w:val="ListParagraph"/>
        <w:numPr>
          <w:ilvl w:val="0"/>
          <w:numId w:val="8"/>
        </w:numPr>
        <w:ind w:left="206" w:right="206" w:hanging="180"/>
        <w:rPr>
          <w:rFonts w:ascii="David" w:hAnsi="David" w:cs="David"/>
          <w:rtl/>
        </w:rPr>
      </w:pPr>
      <w:r w:rsidRPr="00C60D93">
        <w:rPr>
          <w:rFonts w:ascii="David" w:hAnsi="David" w:cs="David" w:hint="eastAsia"/>
          <w:rtl/>
        </w:rPr>
        <w:t>במקומות</w:t>
      </w:r>
      <w:r w:rsidRPr="00C60D93">
        <w:rPr>
          <w:rFonts w:ascii="David" w:hAnsi="David" w:cs="David"/>
          <w:rtl/>
        </w:rPr>
        <w:t xml:space="preserve"> רבים, גם בעולם המערבי, רפואה מתקדמת אינה נחלתם של מעוטי יכולת. מערכת </w:t>
      </w:r>
      <w:r w:rsidRPr="00C60D93">
        <w:rPr>
          <w:rFonts w:ascii="David" w:hAnsi="David" w:cs="David"/>
        </w:rPr>
        <w:t>VQA-Med</w:t>
      </w:r>
      <w:r w:rsidRPr="00C60D93">
        <w:rPr>
          <w:rFonts w:ascii="David" w:hAnsi="David" w:cs="David"/>
          <w:rtl/>
        </w:rPr>
        <w:t>, בהנחה שתבשיל לכדי מערכת בשלה,  תוכל לתת אבחון מהיר וזול למי שאין להם רפואה זמינה. גם בהיעדר בשלות כזו – היא תוכל לתת מענה לחוות דעת שניה זולה וכמעט אוטומטית למי שידם אינה משגת.</w:t>
      </w:r>
    </w:p>
    <w:p w14:paraId="040C1F14" w14:textId="72B2FEBA" w:rsidR="00B309C3" w:rsidRPr="00C60D93" w:rsidRDefault="00B309C3" w:rsidP="00C60D93">
      <w:pPr>
        <w:ind w:left="26" w:right="206"/>
        <w:rPr>
          <w:rFonts w:ascii="David" w:hAnsi="David" w:cs="David"/>
          <w:rtl/>
        </w:rPr>
      </w:pPr>
      <w:r w:rsidRPr="00C60D93">
        <w:rPr>
          <w:rFonts w:ascii="David" w:hAnsi="David" w:cs="David" w:hint="eastAsia"/>
          <w:rtl/>
        </w:rPr>
        <w:t>כאמור</w:t>
      </w:r>
      <w:r w:rsidRPr="00C60D93">
        <w:rPr>
          <w:rFonts w:ascii="David" w:hAnsi="David" w:cs="David"/>
          <w:rtl/>
        </w:rPr>
        <w:t xml:space="preserve">, </w:t>
      </w:r>
      <w:r w:rsidRPr="00C60D93">
        <w:rPr>
          <w:rFonts w:ascii="David" w:hAnsi="David" w:cs="David" w:hint="eastAsia"/>
          <w:rtl/>
        </w:rPr>
        <w:t>התחום</w:t>
      </w:r>
      <w:r w:rsidRPr="00C60D93">
        <w:rPr>
          <w:rFonts w:ascii="David" w:hAnsi="David" w:cs="David"/>
          <w:rtl/>
        </w:rPr>
        <w:t xml:space="preserve"> </w:t>
      </w:r>
      <w:r w:rsidRPr="00C60D93">
        <w:rPr>
          <w:rFonts w:ascii="David" w:hAnsi="David" w:cs="David" w:hint="eastAsia"/>
          <w:rtl/>
        </w:rPr>
        <w:t>עדיין</w:t>
      </w:r>
      <w:r w:rsidRPr="00C60D93">
        <w:rPr>
          <w:rFonts w:ascii="David" w:hAnsi="David" w:cs="David"/>
          <w:rtl/>
        </w:rPr>
        <w:t xml:space="preserve"> </w:t>
      </w:r>
      <w:r w:rsidRPr="00C60D93">
        <w:rPr>
          <w:rFonts w:ascii="David" w:hAnsi="David" w:cs="David" w:hint="eastAsia"/>
          <w:rtl/>
        </w:rPr>
        <w:t>בחיתוליו</w:t>
      </w:r>
      <w:r w:rsidRPr="00C60D93">
        <w:rPr>
          <w:rFonts w:ascii="David" w:hAnsi="David" w:cs="David"/>
          <w:rtl/>
        </w:rPr>
        <w:t xml:space="preserve"> </w:t>
      </w:r>
      <w:r w:rsidRPr="00C60D93">
        <w:rPr>
          <w:rFonts w:ascii="David" w:hAnsi="David" w:cs="David" w:hint="eastAsia"/>
          <w:rtl/>
        </w:rPr>
        <w:t>וסביר</w:t>
      </w:r>
      <w:r w:rsidRPr="00C60D93">
        <w:rPr>
          <w:rFonts w:ascii="David" w:hAnsi="David" w:cs="David"/>
          <w:rtl/>
        </w:rPr>
        <w:t xml:space="preserve"> </w:t>
      </w:r>
      <w:r w:rsidRPr="00C60D93">
        <w:rPr>
          <w:rFonts w:ascii="David" w:hAnsi="David" w:cs="David" w:hint="eastAsia"/>
          <w:rtl/>
        </w:rPr>
        <w:t>להניח</w:t>
      </w:r>
      <w:r w:rsidRPr="00C60D93">
        <w:rPr>
          <w:rFonts w:ascii="David" w:hAnsi="David" w:cs="David"/>
          <w:rtl/>
        </w:rPr>
        <w:t xml:space="preserve"> </w:t>
      </w:r>
      <w:r w:rsidRPr="00C60D93">
        <w:rPr>
          <w:rFonts w:ascii="David" w:hAnsi="David" w:cs="David" w:hint="eastAsia"/>
          <w:rtl/>
        </w:rPr>
        <w:t>שבמסגרת</w:t>
      </w:r>
      <w:r w:rsidRPr="00C60D93">
        <w:rPr>
          <w:rFonts w:ascii="David" w:hAnsi="David" w:cs="David"/>
          <w:rtl/>
        </w:rPr>
        <w:t xml:space="preserve"> </w:t>
      </w:r>
      <w:r w:rsidRPr="00C60D93">
        <w:rPr>
          <w:rFonts w:ascii="David" w:hAnsi="David" w:cs="David" w:hint="eastAsia"/>
          <w:rtl/>
        </w:rPr>
        <w:t>פרויקט</w:t>
      </w:r>
      <w:r w:rsidRPr="00C60D93">
        <w:rPr>
          <w:rFonts w:ascii="David" w:hAnsi="David" w:cs="David"/>
          <w:rtl/>
        </w:rPr>
        <w:t xml:space="preserve"> </w:t>
      </w:r>
      <w:r w:rsidRPr="00C60D93">
        <w:rPr>
          <w:rFonts w:ascii="David" w:hAnsi="David" w:cs="David" w:hint="eastAsia"/>
          <w:rtl/>
        </w:rPr>
        <w:t>זה</w:t>
      </w:r>
      <w:r w:rsidRPr="00C60D93">
        <w:rPr>
          <w:rFonts w:ascii="David" w:hAnsi="David" w:cs="David"/>
          <w:rtl/>
        </w:rPr>
        <w:t xml:space="preserve"> </w:t>
      </w:r>
      <w:r w:rsidRPr="00C60D93">
        <w:rPr>
          <w:rFonts w:ascii="David" w:hAnsi="David" w:cs="David" w:hint="eastAsia"/>
          <w:rtl/>
        </w:rPr>
        <w:t>לא</w:t>
      </w:r>
      <w:r w:rsidR="00231A3E" w:rsidRPr="00C60D93">
        <w:rPr>
          <w:rFonts w:ascii="David" w:hAnsi="David" w:cs="David"/>
          <w:rtl/>
        </w:rPr>
        <w:t xml:space="preserve"> נייצר מערכת בשלה מספיק כדי לתת מענה מלא לבעיות הנ"ל, אבל כן יש ציפייה להניח אבן דרך נוספת בדרך ליעדים אלו.</w:t>
      </w:r>
    </w:p>
    <w:p w14:paraId="7ABFBA01" w14:textId="77777777" w:rsidR="00DD6130" w:rsidRPr="0097573D" w:rsidRDefault="00DD6130" w:rsidP="00C60D93">
      <w:pPr>
        <w:ind w:right="206"/>
        <w:rPr>
          <w:rFonts w:ascii="David" w:hAnsi="David" w:cs="David"/>
          <w:rtl/>
        </w:rPr>
      </w:pPr>
      <w:r w:rsidRPr="0097573D">
        <w:rPr>
          <w:rFonts w:ascii="David" w:hAnsi="David" w:cs="David"/>
        </w:rPr>
        <w:t>ImageCleff</w:t>
      </w:r>
      <w:r w:rsidRPr="0097573D">
        <w:rPr>
          <w:rFonts w:ascii="David" w:hAnsi="David" w:cs="David"/>
          <w:rtl/>
        </w:rPr>
        <w:t xml:space="preserve"> היא מסגרת שמנוהלת בהתנדבות בעיקר ושמה לעצמה מטרה לקדם ולהעריך התקדמות בתחום העיבוד החזותי והרפואי בפרט.</w:t>
      </w:r>
    </w:p>
    <w:p w14:paraId="284FAC81" w14:textId="77777777" w:rsidR="00DD6130" w:rsidRPr="0097573D" w:rsidRDefault="00DD6130" w:rsidP="00C60D93">
      <w:pPr>
        <w:ind w:right="206"/>
        <w:rPr>
          <w:rFonts w:ascii="David" w:hAnsi="David" w:cs="David"/>
          <w:rtl/>
        </w:rPr>
      </w:pPr>
      <w:r w:rsidRPr="0097573D">
        <w:rPr>
          <w:rFonts w:ascii="David" w:hAnsi="David" w:cs="David"/>
          <w:rtl/>
        </w:rPr>
        <w:t xml:space="preserve">החל מ2018, החלו תחרויות </w:t>
      </w:r>
      <w:r w:rsidRPr="0097573D">
        <w:rPr>
          <w:rFonts w:ascii="David" w:hAnsi="David" w:cs="David"/>
        </w:rPr>
        <w:t>VQA</w:t>
      </w:r>
      <w:r w:rsidRPr="0097573D">
        <w:rPr>
          <w:rFonts w:ascii="David" w:hAnsi="David" w:cs="David"/>
          <w:rtl/>
        </w:rPr>
        <w:t xml:space="preserve"> שמתמקדות בתחום הרפואי – </w:t>
      </w:r>
      <w:r w:rsidRPr="0097573D">
        <w:rPr>
          <w:rFonts w:ascii="David" w:hAnsi="David" w:cs="David"/>
        </w:rPr>
        <w:t>VQA Med</w:t>
      </w:r>
      <w:r w:rsidRPr="0097573D">
        <w:rPr>
          <w:rFonts w:ascii="David" w:hAnsi="David" w:cs="David"/>
          <w:rtl/>
        </w:rPr>
        <w:t xml:space="preserve"> </w:t>
      </w:r>
    </w:p>
    <w:p w14:paraId="53FBB79C" w14:textId="77777777" w:rsidR="00DD6130" w:rsidRPr="0097573D" w:rsidRDefault="00DD6130" w:rsidP="001B7333">
      <w:pPr>
        <w:ind w:left="206" w:right="206"/>
        <w:rPr>
          <w:rFonts w:ascii="David" w:hAnsi="David" w:cs="David"/>
          <w:rtl/>
        </w:rPr>
      </w:pPr>
    </w:p>
    <w:p w14:paraId="1AF88218" w14:textId="31E25C4D" w:rsidR="00231A3E" w:rsidRPr="00C60D93" w:rsidRDefault="00B309C3" w:rsidP="00C60D93">
      <w:pPr>
        <w:ind w:left="26" w:right="206"/>
        <w:rPr>
          <w:rFonts w:ascii="David" w:hAnsi="David" w:cs="David"/>
          <w:rtl/>
        </w:rPr>
      </w:pPr>
      <w:r w:rsidRPr="00C60D93">
        <w:rPr>
          <w:rFonts w:ascii="David" w:hAnsi="David" w:cs="David" w:hint="eastAsia"/>
          <w:rtl/>
        </w:rPr>
        <w:t>במסגרת</w:t>
      </w:r>
      <w:r w:rsidRPr="00C60D93">
        <w:rPr>
          <w:rFonts w:ascii="David" w:hAnsi="David" w:cs="David"/>
          <w:rtl/>
        </w:rPr>
        <w:t xml:space="preserve"> </w:t>
      </w:r>
      <w:r w:rsidRPr="00C60D93">
        <w:rPr>
          <w:rFonts w:ascii="David" w:hAnsi="David" w:cs="David" w:hint="eastAsia"/>
          <w:rtl/>
        </w:rPr>
        <w:t>פרויקט</w:t>
      </w:r>
      <w:r w:rsidRPr="00C60D93">
        <w:rPr>
          <w:rFonts w:ascii="David" w:hAnsi="David" w:cs="David"/>
          <w:rtl/>
        </w:rPr>
        <w:t xml:space="preserve"> </w:t>
      </w:r>
      <w:r w:rsidRPr="00C60D93">
        <w:rPr>
          <w:rFonts w:ascii="David" w:hAnsi="David" w:cs="David" w:hint="eastAsia"/>
          <w:rtl/>
        </w:rPr>
        <w:t>זה</w:t>
      </w:r>
      <w:r w:rsidRPr="00C60D93">
        <w:rPr>
          <w:rFonts w:ascii="David" w:hAnsi="David" w:cs="David"/>
          <w:rtl/>
        </w:rPr>
        <w:t xml:space="preserve">, </w:t>
      </w:r>
      <w:r w:rsidRPr="00C60D93">
        <w:rPr>
          <w:rFonts w:ascii="David" w:hAnsi="David" w:cs="David" w:hint="eastAsia"/>
          <w:rtl/>
        </w:rPr>
        <w:t>אנו</w:t>
      </w:r>
      <w:r w:rsidR="008612D1" w:rsidRPr="00C60D93">
        <w:rPr>
          <w:rFonts w:ascii="David" w:hAnsi="David" w:cs="David"/>
          <w:rtl/>
        </w:rPr>
        <w:t xml:space="preserve"> מצפים להשיג התקדמות מבחינת איכות התוצאות לעומת עבודות דומות שנעשו</w:t>
      </w:r>
      <w:r w:rsidR="001B7333" w:rsidRPr="00C60D93">
        <w:rPr>
          <w:rFonts w:ascii="David" w:hAnsi="David" w:cs="David"/>
          <w:rtl/>
        </w:rPr>
        <w:t xml:space="preserve"> </w:t>
      </w:r>
      <w:r w:rsidR="008612D1" w:rsidRPr="00C60D93">
        <w:rPr>
          <w:rFonts w:ascii="David" w:hAnsi="David" w:cs="David"/>
          <w:rtl/>
        </w:rPr>
        <w:t xml:space="preserve">במסגרת תחרות </w:t>
      </w:r>
      <w:r w:rsidR="008612D1" w:rsidRPr="00C60D93">
        <w:rPr>
          <w:rFonts w:ascii="David" w:hAnsi="David" w:cs="David"/>
        </w:rPr>
        <w:t>ImageCLEF 2018</w:t>
      </w:r>
    </w:p>
    <w:p w14:paraId="2640E307" w14:textId="77777777" w:rsidR="00231A3E" w:rsidRPr="00C60D93" w:rsidRDefault="00231A3E" w:rsidP="001B7333">
      <w:pPr>
        <w:ind w:left="206" w:right="206" w:hanging="180"/>
        <w:rPr>
          <w:rFonts w:ascii="David" w:hAnsi="David" w:cs="David"/>
          <w:rtl/>
        </w:rPr>
      </w:pPr>
      <w:r w:rsidRPr="00C60D93">
        <w:rPr>
          <w:rFonts w:ascii="David" w:hAnsi="David" w:cs="David"/>
          <w:rtl/>
        </w:rPr>
        <w:br w:type="page"/>
      </w:r>
    </w:p>
    <w:p w14:paraId="38FCBA98" w14:textId="145C5C77" w:rsidR="00231A3E" w:rsidRPr="00C60D93" w:rsidRDefault="00231A3E" w:rsidP="001B7333">
      <w:pPr>
        <w:pStyle w:val="Heading1"/>
        <w:spacing w:before="0"/>
        <w:ind w:left="206" w:right="206" w:hanging="180"/>
        <w:rPr>
          <w:rFonts w:ascii="David" w:hAnsi="David" w:cs="David"/>
          <w:sz w:val="22"/>
          <w:szCs w:val="22"/>
          <w:rtl/>
        </w:rPr>
      </w:pPr>
      <w:bookmarkStart w:id="190" w:name="_Toc532235147"/>
      <w:r w:rsidRPr="00C60D93">
        <w:rPr>
          <w:rFonts w:ascii="David" w:hAnsi="David" w:cs="David" w:hint="eastAsia"/>
          <w:rtl/>
        </w:rPr>
        <w:lastRenderedPageBreak/>
        <w:t>מהות</w:t>
      </w:r>
      <w:r w:rsidRPr="00C60D93">
        <w:rPr>
          <w:rFonts w:ascii="David" w:hAnsi="David" w:cs="David"/>
          <w:rtl/>
        </w:rPr>
        <w:t xml:space="preserve"> </w:t>
      </w:r>
      <w:r w:rsidRPr="00C60D93">
        <w:rPr>
          <w:rFonts w:ascii="David" w:hAnsi="David" w:cs="David" w:hint="eastAsia"/>
          <w:rtl/>
        </w:rPr>
        <w:t>ותיאור</w:t>
      </w:r>
      <w:r w:rsidRPr="00C60D93">
        <w:rPr>
          <w:rFonts w:ascii="David" w:hAnsi="David" w:cs="David"/>
          <w:rtl/>
        </w:rPr>
        <w:t xml:space="preserve"> </w:t>
      </w:r>
      <w:r w:rsidRPr="00C60D93">
        <w:rPr>
          <w:rFonts w:ascii="David" w:hAnsi="David" w:cs="David" w:hint="eastAsia"/>
          <w:rtl/>
        </w:rPr>
        <w:t>הפתרון</w:t>
      </w:r>
      <w:bookmarkEnd w:id="190"/>
    </w:p>
    <w:p w14:paraId="4CC735AB" w14:textId="77777777" w:rsidR="00231A3E" w:rsidRPr="00C60D93" w:rsidRDefault="00231A3E" w:rsidP="001B7333">
      <w:pPr>
        <w:ind w:left="206" w:right="206" w:hanging="180"/>
        <w:rPr>
          <w:rFonts w:ascii="David" w:hAnsi="David" w:cs="David"/>
        </w:rPr>
      </w:pPr>
      <w:r w:rsidRPr="00C60D93">
        <w:rPr>
          <w:rFonts w:ascii="David" w:hAnsi="David" w:cs="David"/>
          <w:rtl/>
        </w:rPr>
        <w:t xml:space="preserve">בניית מערכת </w:t>
      </w:r>
      <w:r w:rsidRPr="00C60D93">
        <w:rPr>
          <w:rFonts w:ascii="David" w:hAnsi="David" w:cs="David"/>
        </w:rPr>
        <w:t>VQA</w:t>
      </w:r>
      <w:r w:rsidRPr="00C60D93">
        <w:rPr>
          <w:rFonts w:ascii="David" w:hAnsi="David" w:cs="David"/>
          <w:rtl/>
        </w:rPr>
        <w:t xml:space="preserve"> המקבלת כקלט:</w:t>
      </w:r>
    </w:p>
    <w:p w14:paraId="1162CF58" w14:textId="77777777" w:rsidR="00231A3E" w:rsidRPr="00C60D93" w:rsidRDefault="00231A3E" w:rsidP="001B7333">
      <w:pPr>
        <w:pStyle w:val="ListParagraph"/>
        <w:numPr>
          <w:ilvl w:val="0"/>
          <w:numId w:val="12"/>
        </w:numPr>
        <w:tabs>
          <w:tab w:val="num" w:pos="1440"/>
        </w:tabs>
        <w:ind w:left="206" w:right="206" w:hanging="180"/>
        <w:rPr>
          <w:rFonts w:ascii="David" w:hAnsi="David" w:cs="David"/>
          <w:rtl/>
        </w:rPr>
      </w:pPr>
      <w:r w:rsidRPr="00C60D93">
        <w:rPr>
          <w:rFonts w:ascii="David" w:hAnsi="David" w:cs="David"/>
          <w:rtl/>
        </w:rPr>
        <w:t>תמונות</w:t>
      </w:r>
    </w:p>
    <w:p w14:paraId="16B91DDE" w14:textId="77777777" w:rsidR="00231A3E" w:rsidRPr="00C60D93" w:rsidRDefault="00231A3E" w:rsidP="001B7333">
      <w:pPr>
        <w:pStyle w:val="ListParagraph"/>
        <w:numPr>
          <w:ilvl w:val="0"/>
          <w:numId w:val="12"/>
        </w:numPr>
        <w:tabs>
          <w:tab w:val="num" w:pos="1440"/>
        </w:tabs>
        <w:ind w:left="206" w:right="206" w:hanging="180"/>
        <w:rPr>
          <w:rFonts w:ascii="David" w:hAnsi="David" w:cs="David"/>
          <w:rtl/>
        </w:rPr>
      </w:pPr>
      <w:r w:rsidRPr="00C60D93">
        <w:rPr>
          <w:rFonts w:ascii="David" w:hAnsi="David" w:cs="David"/>
          <w:rtl/>
        </w:rPr>
        <w:t>צמדים של שאלות ותשובות על התמונות הנתונות</w:t>
      </w:r>
    </w:p>
    <w:p w14:paraId="56BB7848" w14:textId="77777777" w:rsidR="00231A3E" w:rsidRPr="00C60D93" w:rsidRDefault="00231A3E" w:rsidP="001B7333">
      <w:pPr>
        <w:ind w:left="206" w:right="206" w:hanging="180"/>
        <w:rPr>
          <w:rFonts w:ascii="David" w:hAnsi="David" w:cs="David"/>
          <w:rtl/>
        </w:rPr>
      </w:pPr>
      <w:r w:rsidRPr="00C60D93">
        <w:rPr>
          <w:rFonts w:ascii="David" w:hAnsi="David" w:cs="David"/>
          <w:rtl/>
        </w:rPr>
        <w:t>בדומה למודלים שפותחו בשנים האחרונות נשתמש במבנה הכללי הבא:</w:t>
      </w:r>
    </w:p>
    <w:p w14:paraId="7102498E" w14:textId="16868DF2" w:rsidR="00231A3E" w:rsidRPr="00C60D93" w:rsidRDefault="00231A3E" w:rsidP="001B7333">
      <w:pPr>
        <w:pStyle w:val="ListParagraph"/>
        <w:numPr>
          <w:ilvl w:val="0"/>
          <w:numId w:val="13"/>
        </w:numPr>
        <w:ind w:left="206" w:right="206" w:hanging="180"/>
        <w:rPr>
          <w:rFonts w:ascii="David" w:hAnsi="David" w:cs="David"/>
          <w:rtl/>
        </w:rPr>
      </w:pPr>
      <w:r w:rsidRPr="00C60D93">
        <w:rPr>
          <w:rFonts w:ascii="David" w:hAnsi="David" w:cs="David"/>
          <w:rtl/>
        </w:rPr>
        <w:t xml:space="preserve">רשת </w:t>
      </w:r>
      <w:r w:rsidR="00176D29" w:rsidRPr="00C60D93">
        <w:rPr>
          <w:rFonts w:ascii="David" w:hAnsi="David" w:cs="David" w:hint="eastAsia"/>
          <w:rtl/>
        </w:rPr>
        <w:t>ה</w:t>
      </w:r>
      <w:r w:rsidRPr="00C60D93">
        <w:rPr>
          <w:rFonts w:ascii="David" w:hAnsi="David" w:cs="David"/>
          <w:rtl/>
        </w:rPr>
        <w:t>מקבלת קלט דרך שני ענפים</w:t>
      </w:r>
      <w:r w:rsidR="006C765A" w:rsidRPr="00C60D93">
        <w:rPr>
          <w:rFonts w:ascii="David" w:hAnsi="David" w:cs="David"/>
          <w:rtl/>
        </w:rPr>
        <w:t xml:space="preserve"> (איור </w:t>
      </w:r>
      <w:r w:rsidR="00DD6130" w:rsidRPr="0097573D">
        <w:rPr>
          <w:rFonts w:ascii="David" w:hAnsi="David" w:cs="David"/>
          <w:rtl/>
        </w:rPr>
        <w:t>3</w:t>
      </w:r>
      <w:r w:rsidR="006C765A" w:rsidRPr="00C60D93">
        <w:rPr>
          <w:rFonts w:ascii="David" w:hAnsi="David" w:cs="David"/>
          <w:rtl/>
        </w:rPr>
        <w:t>)</w:t>
      </w:r>
      <w:ins w:id="191" w:author="Avi Turner" w:date="2018-12-10T19:43:00Z">
        <w:r w:rsidR="00C77E3D">
          <w:rPr>
            <w:rFonts w:ascii="David" w:hAnsi="David" w:cs="David" w:hint="cs"/>
            <w:rtl/>
          </w:rPr>
          <w:t xml:space="preserve">  </w:t>
        </w:r>
        <w:r w:rsidR="00C77E3D">
          <w:rPr>
            <w:rFonts w:ascii="David" w:hAnsi="David" w:cs="David"/>
            <w:rtl/>
          </w:rPr>
          <w:fldChar w:fldCharType="begin" w:fldLock="1"/>
        </w:r>
      </w:ins>
      <w:r w:rsidR="00C77E3D">
        <w:rPr>
          <w:rFonts w:ascii="David" w:hAnsi="David" w:cs="David"/>
        </w:rPr>
        <w:instrText>ADDIN CSL_CITATION {"citationItems":[{"id":"ITEM-1","itemData":{"author":[{"dropping-particle":"","family":"Atg","given":"Uber","non-dropping-particle":"","parse-names":false,"suffix":""}],"id":"ITEM-1","issue":"January","issued":{"date-parts":[["2018"]]},"title":"Read This Month","type":"article-journal"},"uris":["http://www.mendeley.com/documents/?uuid=eb60b13a-c542-4dbe-8e97-2011565d23fa"]}],"mendeley":{"formattedCitation":"(Atg, 2018)","plainTextFormattedCitation":"(Atg, 2018)","previouslyFormattedCitation":"(Atg, 2018)"},"properties":{"noteIndex":0},"schema":"https://github.com/citation-style-language/schema/raw/master/csl-citation.json"}</w:instrText>
      </w:r>
      <w:r w:rsidR="00C77E3D">
        <w:rPr>
          <w:rFonts w:ascii="David" w:hAnsi="David" w:cs="David"/>
          <w:rtl/>
        </w:rPr>
        <w:fldChar w:fldCharType="separate"/>
      </w:r>
      <w:r w:rsidR="00C77E3D" w:rsidRPr="00C77E3D">
        <w:rPr>
          <w:rFonts w:ascii="David" w:hAnsi="David" w:cs="David"/>
          <w:noProof/>
        </w:rPr>
        <w:t>(Atg, 2018)</w:t>
      </w:r>
      <w:ins w:id="192" w:author="Avi Turner" w:date="2018-12-10T19:43:00Z">
        <w:r w:rsidR="00C77E3D">
          <w:rPr>
            <w:rFonts w:ascii="David" w:hAnsi="David" w:cs="David"/>
            <w:rtl/>
          </w:rPr>
          <w:fldChar w:fldCharType="end"/>
        </w:r>
      </w:ins>
      <w:r w:rsidRPr="00C60D93">
        <w:rPr>
          <w:rFonts w:ascii="David" w:hAnsi="David" w:cs="David"/>
          <w:rtl/>
        </w:rPr>
        <w:t>:</w:t>
      </w:r>
    </w:p>
    <w:p w14:paraId="7FCCBFE6" w14:textId="4A77D998" w:rsidR="00231A3E" w:rsidRPr="00C60D93" w:rsidRDefault="00231A3E" w:rsidP="001B7333">
      <w:pPr>
        <w:pStyle w:val="ListParagraph"/>
        <w:numPr>
          <w:ilvl w:val="0"/>
          <w:numId w:val="14"/>
        </w:numPr>
        <w:tabs>
          <w:tab w:val="num" w:pos="1440"/>
        </w:tabs>
        <w:ind w:left="206" w:right="206" w:hanging="180"/>
        <w:rPr>
          <w:rFonts w:ascii="David" w:hAnsi="David" w:cs="David"/>
          <w:rtl/>
        </w:rPr>
      </w:pPr>
      <w:r w:rsidRPr="00C60D93">
        <w:rPr>
          <w:rFonts w:ascii="David" w:hAnsi="David" w:cs="David"/>
          <w:rtl/>
        </w:rPr>
        <w:t>ענף למידע החזותי. קלט: התמונה, פלט: וקטור המיצג את תכונות התמונה</w:t>
      </w:r>
      <w:r w:rsidR="006C765A" w:rsidRPr="00C60D93">
        <w:rPr>
          <w:rFonts w:ascii="David" w:hAnsi="David" w:cs="David"/>
          <w:rtl/>
        </w:rPr>
        <w:t xml:space="preserve"> </w:t>
      </w:r>
      <w:r w:rsidR="006C765A" w:rsidRPr="00C60D93">
        <w:rPr>
          <w:rFonts w:ascii="David" w:hAnsi="David" w:cs="David"/>
          <w:highlight w:val="yellow"/>
          <w:rtl/>
        </w:rPr>
        <w:t>(</w:t>
      </w:r>
      <w:r w:rsidR="006C765A" w:rsidRPr="00C60D93">
        <w:rPr>
          <w:rFonts w:ascii="David" w:hAnsi="David" w:cs="David"/>
          <w:highlight w:val="yellow"/>
        </w:rPr>
        <w:t>a</w:t>
      </w:r>
      <w:r w:rsidR="006C765A" w:rsidRPr="00C60D93">
        <w:rPr>
          <w:rFonts w:ascii="David" w:hAnsi="David" w:cs="David"/>
          <w:highlight w:val="yellow"/>
          <w:rtl/>
        </w:rPr>
        <w:t>)</w:t>
      </w:r>
      <w:r w:rsidRPr="00C60D93">
        <w:rPr>
          <w:rFonts w:ascii="David" w:hAnsi="David" w:cs="David"/>
          <w:rtl/>
        </w:rPr>
        <w:t>.</w:t>
      </w:r>
    </w:p>
    <w:p w14:paraId="6CEAC95F" w14:textId="66CFE0CB" w:rsidR="00231A3E" w:rsidRPr="00C60D93" w:rsidRDefault="00231A3E" w:rsidP="001B7333">
      <w:pPr>
        <w:pStyle w:val="ListParagraph"/>
        <w:numPr>
          <w:ilvl w:val="0"/>
          <w:numId w:val="14"/>
        </w:numPr>
        <w:tabs>
          <w:tab w:val="num" w:pos="1440"/>
        </w:tabs>
        <w:ind w:left="206" w:right="206" w:hanging="180"/>
        <w:rPr>
          <w:rFonts w:ascii="David" w:hAnsi="David" w:cs="David"/>
          <w:rtl/>
        </w:rPr>
      </w:pPr>
      <w:r w:rsidRPr="00C60D93">
        <w:rPr>
          <w:rFonts w:ascii="David" w:hAnsi="David" w:cs="David"/>
          <w:rtl/>
        </w:rPr>
        <w:t>ענף לטקסט של השאלה, פלט: וקטור המיצג את תכונות הטקסט</w:t>
      </w:r>
      <w:r w:rsidR="006C765A" w:rsidRPr="00C60D93">
        <w:rPr>
          <w:rFonts w:ascii="David" w:hAnsi="David" w:cs="David"/>
          <w:rtl/>
        </w:rPr>
        <w:t xml:space="preserve"> </w:t>
      </w:r>
      <w:r w:rsidR="006C765A" w:rsidRPr="00C60D93">
        <w:rPr>
          <w:rFonts w:ascii="David" w:hAnsi="David" w:cs="David"/>
          <w:highlight w:val="yellow"/>
          <w:rtl/>
        </w:rPr>
        <w:t>(</w:t>
      </w:r>
      <w:r w:rsidR="006C765A" w:rsidRPr="00C60D93">
        <w:rPr>
          <w:rFonts w:ascii="David" w:hAnsi="David" w:cs="David"/>
          <w:highlight w:val="yellow"/>
        </w:rPr>
        <w:t>b</w:t>
      </w:r>
      <w:r w:rsidR="006C765A" w:rsidRPr="00C60D93">
        <w:rPr>
          <w:rFonts w:ascii="David" w:hAnsi="David" w:cs="David"/>
          <w:highlight w:val="yellow"/>
          <w:rtl/>
        </w:rPr>
        <w:t>)</w:t>
      </w:r>
      <w:r w:rsidRPr="00C60D93">
        <w:rPr>
          <w:rFonts w:ascii="David" w:hAnsi="David" w:cs="David"/>
          <w:rtl/>
        </w:rPr>
        <w:t>.</w:t>
      </w:r>
    </w:p>
    <w:p w14:paraId="063C343B" w14:textId="6B53ACEE" w:rsidR="00231A3E" w:rsidRPr="00C60D93" w:rsidRDefault="00231A3E" w:rsidP="001B7333">
      <w:pPr>
        <w:ind w:left="206" w:right="206" w:hanging="180"/>
        <w:rPr>
          <w:rFonts w:ascii="David" w:hAnsi="David" w:cs="David"/>
          <w:rtl/>
        </w:rPr>
      </w:pPr>
      <w:r w:rsidRPr="00C60D93">
        <w:rPr>
          <w:rFonts w:ascii="David" w:hAnsi="David" w:cs="David"/>
          <w:rtl/>
        </w:rPr>
        <w:t xml:space="preserve">ענף התמונה משתמש ברשת </w:t>
      </w:r>
      <w:r w:rsidR="00C9679B" w:rsidRPr="0097573D">
        <w:rPr>
          <w:rFonts w:ascii="David" w:hAnsi="David" w:cs="David"/>
        </w:rPr>
        <w:t>Deep Learning</w:t>
      </w:r>
      <w:r w:rsidR="00C9679B" w:rsidRPr="00C60D93">
        <w:rPr>
          <w:rFonts w:ascii="David" w:hAnsi="David" w:cs="David"/>
          <w:rtl/>
        </w:rPr>
        <w:t xml:space="preserve"> </w:t>
      </w:r>
      <w:r w:rsidRPr="00C60D93">
        <w:rPr>
          <w:rFonts w:ascii="David" w:hAnsi="David" w:cs="David"/>
          <w:rtl/>
        </w:rPr>
        <w:t xml:space="preserve">מאומנת (לדוגמא </w:t>
      </w:r>
      <w:r w:rsidRPr="00C60D93">
        <w:rPr>
          <w:rFonts w:ascii="David" w:hAnsi="David" w:cs="David"/>
        </w:rPr>
        <w:t>VGG</w:t>
      </w:r>
      <w:r w:rsidRPr="00C60D93">
        <w:rPr>
          <w:rFonts w:ascii="David" w:hAnsi="David" w:cs="David"/>
          <w:rtl/>
        </w:rPr>
        <w:t>) כדי לחלץ תכונות מהתמונה שמקודדות בצורה של וקטור.</w:t>
      </w:r>
    </w:p>
    <w:p w14:paraId="4EAC7281" w14:textId="6C0644C0" w:rsidR="00231A3E" w:rsidRPr="00C60D93" w:rsidRDefault="00231A3E" w:rsidP="001B7333">
      <w:pPr>
        <w:ind w:left="206" w:right="206" w:hanging="180"/>
        <w:rPr>
          <w:rFonts w:ascii="David" w:hAnsi="David" w:cs="David"/>
          <w:rtl/>
        </w:rPr>
      </w:pPr>
      <w:r w:rsidRPr="00C60D93">
        <w:rPr>
          <w:rFonts w:ascii="David" w:hAnsi="David" w:cs="David"/>
          <w:rtl/>
        </w:rPr>
        <w:t>ענף הטקסט משתמש ברשתות מסוג</w:t>
      </w:r>
      <w:r w:rsidRPr="00C60D93">
        <w:rPr>
          <w:rFonts w:ascii="David" w:hAnsi="David" w:cs="David"/>
        </w:rPr>
        <w:t xml:space="preserve">LSTM </w:t>
      </w:r>
      <w:r w:rsidRPr="00C60D93">
        <w:rPr>
          <w:rFonts w:ascii="David" w:hAnsi="David" w:cs="David"/>
          <w:rtl/>
        </w:rPr>
        <w:t xml:space="preserve"> לוקח קידוד </w:t>
      </w:r>
      <w:r w:rsidRPr="00C60D93">
        <w:rPr>
          <w:rFonts w:ascii="David" w:hAnsi="David" w:cs="David"/>
        </w:rPr>
        <w:t>NLP</w:t>
      </w:r>
      <w:r w:rsidRPr="00C60D93">
        <w:rPr>
          <w:rFonts w:ascii="David" w:hAnsi="David" w:cs="David"/>
          <w:rtl/>
        </w:rPr>
        <w:t xml:space="preserve"> של השאלה ואת המצב פנימי של </w:t>
      </w:r>
      <w:r w:rsidRPr="00C60D93">
        <w:rPr>
          <w:rFonts w:ascii="David" w:hAnsi="David" w:cs="David"/>
        </w:rPr>
        <w:t xml:space="preserve">LSTM </w:t>
      </w:r>
      <w:r w:rsidRPr="00C60D93">
        <w:rPr>
          <w:rFonts w:ascii="David" w:hAnsi="David" w:cs="David"/>
          <w:rtl/>
        </w:rPr>
        <w:t>כתכונות ומחלצת גם כן וקטור שמייצג תכונות אלו.</w:t>
      </w:r>
    </w:p>
    <w:p w14:paraId="48B1AC1C" w14:textId="1A6A4579" w:rsidR="00231A3E" w:rsidRPr="00C60D93" w:rsidRDefault="00231A3E" w:rsidP="001B7333">
      <w:pPr>
        <w:ind w:left="206" w:right="206" w:hanging="180"/>
        <w:rPr>
          <w:rFonts w:ascii="David" w:hAnsi="David" w:cs="David"/>
          <w:rtl/>
        </w:rPr>
      </w:pPr>
      <w:r w:rsidRPr="00C60D93">
        <w:rPr>
          <w:rFonts w:ascii="David" w:hAnsi="David" w:cs="David"/>
          <w:rtl/>
        </w:rPr>
        <w:t>לאחר מכן שני הענפים משולבים באמצעות שכבת</w:t>
      </w:r>
      <w:r w:rsidRPr="00C60D93">
        <w:rPr>
          <w:rFonts w:ascii="David" w:hAnsi="David" w:cs="David"/>
        </w:rPr>
        <w:t xml:space="preserve">FC </w:t>
      </w:r>
      <w:r w:rsidRPr="00C60D93">
        <w:rPr>
          <w:rFonts w:ascii="David" w:hAnsi="David" w:cs="David"/>
          <w:rtl/>
        </w:rPr>
        <w:t xml:space="preserve"> ורשת נוירונים קלאסית שהפלט שלה הוא ההסתברות להימצאות כל אחת מהמילים בקורפוס בתשובה לשאלה והתמונה הנתונה.</w:t>
      </w:r>
    </w:p>
    <w:p w14:paraId="6FA41525" w14:textId="4A493C2C" w:rsidR="006C765A" w:rsidRPr="00C60D93" w:rsidRDefault="006C765A" w:rsidP="00C60D93">
      <w:pPr>
        <w:keepNext/>
        <w:ind w:left="206" w:right="206" w:hanging="180"/>
        <w:rPr>
          <w:rFonts w:ascii="David" w:hAnsi="David" w:cs="David"/>
          <w:rtl/>
        </w:rPr>
      </w:pPr>
      <w:r w:rsidRPr="00C60D93">
        <w:rPr>
          <w:rFonts w:ascii="David" w:hAnsi="David" w:cs="David"/>
          <w:noProof/>
        </w:rPr>
        <mc:AlternateContent>
          <mc:Choice Requires="wps">
            <w:drawing>
              <wp:anchor distT="45720" distB="45720" distL="114300" distR="114300" simplePos="0" relativeHeight="251670528" behindDoc="0" locked="0" layoutInCell="1" allowOverlap="1" wp14:anchorId="76962DF0" wp14:editId="0E969EB1">
                <wp:simplePos x="0" y="0"/>
                <wp:positionH relativeFrom="column">
                  <wp:posOffset>1074420</wp:posOffset>
                </wp:positionH>
                <wp:positionV relativeFrom="paragraph">
                  <wp:posOffset>986790</wp:posOffset>
                </wp:positionV>
                <wp:extent cx="390525" cy="247650"/>
                <wp:effectExtent l="0" t="0" r="9525"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47650"/>
                        </a:xfrm>
                        <a:prstGeom prst="rect">
                          <a:avLst/>
                        </a:prstGeom>
                        <a:solidFill>
                          <a:srgbClr val="FFFF00"/>
                        </a:solidFill>
                        <a:ln w="9525">
                          <a:noFill/>
                          <a:miter lim="800000"/>
                          <a:headEnd/>
                          <a:tailEnd/>
                        </a:ln>
                      </wps:spPr>
                      <wps:txbx>
                        <w:txbxContent>
                          <w:p w14:paraId="104E6B99" w14:textId="4D7E90CE" w:rsidR="0080039A" w:rsidRPr="00C60D93" w:rsidRDefault="0080039A" w:rsidP="006C765A">
                            <w:pPr>
                              <w:rPr>
                                <w:color w:val="000000" w:themeColor="text1"/>
                              </w:rPr>
                            </w:pPr>
                            <w:r w:rsidRPr="00C60D93">
                              <w:rPr>
                                <w:color w:val="000000" w:themeColor="text1"/>
                              </w:rPr>
                              <w:t>(</w:t>
                            </w:r>
                            <w:r>
                              <w:rPr>
                                <w:color w:val="000000" w:themeColor="text1"/>
                              </w:rPr>
                              <w:t>b</w:t>
                            </w:r>
                            <w:r w:rsidRPr="00C60D93">
                              <w:rPr>
                                <w:color w:val="000000" w:themeColor="text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62DF0" id="Text Box 2" o:spid="_x0000_s1043" type="#_x0000_t202" style="position:absolute;left:0;text-align:left;margin-left:84.6pt;margin-top:77.7pt;width:30.75pt;height:19.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" fillcolor="yellow" stroked="f">
                <v:textbox>
                  <w:txbxContent>
                    <w:p w14:paraId="104E6B99" w14:textId="4D7E90CE" w:rsidR="0080039A" w:rsidRPr="00C60D93" w:rsidRDefault="0080039A" w:rsidP="006C765A">
                      <w:pPr>
                        <w:rPr>
                          <w:color w:val="000000" w:themeColor="text1"/>
                        </w:rPr>
                      </w:pPr>
                      <w:r w:rsidRPr="00C60D93">
                        <w:rPr>
                          <w:color w:val="000000" w:themeColor="text1"/>
                        </w:rPr>
                        <w:t>(</w:t>
                      </w:r>
                      <w:r>
                        <w:rPr>
                          <w:color w:val="000000" w:themeColor="text1"/>
                        </w:rPr>
                        <w:t>b</w:t>
                      </w:r>
                      <w:r w:rsidRPr="00C60D93">
                        <w:rPr>
                          <w:color w:val="000000" w:themeColor="text1"/>
                        </w:rPr>
                        <w:t>)</w:t>
                      </w:r>
                    </w:p>
                  </w:txbxContent>
                </v:textbox>
              </v:shape>
            </w:pict>
          </mc:Fallback>
        </mc:AlternateContent>
      </w:r>
      <w:r w:rsidRPr="00C60D93">
        <w:rPr>
          <w:rFonts w:ascii="David" w:hAnsi="David" w:cs="David"/>
          <w:noProof/>
        </w:rPr>
        <mc:AlternateContent>
          <mc:Choice Requires="wps">
            <w:drawing>
              <wp:anchor distT="45720" distB="45720" distL="114300" distR="114300" simplePos="0" relativeHeight="251668480" behindDoc="0" locked="0" layoutInCell="1" allowOverlap="1" wp14:anchorId="05FCEC0D" wp14:editId="435299A2">
                <wp:simplePos x="0" y="0"/>
                <wp:positionH relativeFrom="column">
                  <wp:posOffset>1073785</wp:posOffset>
                </wp:positionH>
                <wp:positionV relativeFrom="paragraph">
                  <wp:posOffset>167640</wp:posOffset>
                </wp:positionV>
                <wp:extent cx="390525" cy="24765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47650"/>
                        </a:xfrm>
                        <a:prstGeom prst="rect">
                          <a:avLst/>
                        </a:prstGeom>
                        <a:solidFill>
                          <a:srgbClr val="FFFF00"/>
                        </a:solidFill>
                        <a:ln w="9525">
                          <a:noFill/>
                          <a:miter lim="800000"/>
                          <a:headEnd/>
                          <a:tailEnd/>
                        </a:ln>
                      </wps:spPr>
                      <wps:txbx>
                        <w:txbxContent>
                          <w:p w14:paraId="6D879004" w14:textId="4088C2CB" w:rsidR="0080039A" w:rsidRPr="00C60D93" w:rsidRDefault="0080039A">
                            <w:pPr>
                              <w:rPr>
                                <w:color w:val="000000" w:themeColor="text1"/>
                              </w:rPr>
                            </w:pPr>
                            <w:r w:rsidRPr="00C60D93">
                              <w:rPr>
                                <w:color w:val="000000" w:themeColor="text1"/>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CEC0D" id="_x0000_s1044" type="#_x0000_t202" style="position:absolute;left:0;text-align:left;margin-left:84.55pt;margin-top:13.2pt;width:30.7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" fillcolor="yellow" stroked="f">
                <v:textbox>
                  <w:txbxContent>
                    <w:p w14:paraId="6D879004" w14:textId="4088C2CB" w:rsidR="0080039A" w:rsidRPr="00C60D93" w:rsidRDefault="0080039A">
                      <w:pPr>
                        <w:rPr>
                          <w:color w:val="000000" w:themeColor="text1"/>
                        </w:rPr>
                      </w:pPr>
                      <w:r w:rsidRPr="00C60D93">
                        <w:rPr>
                          <w:color w:val="000000" w:themeColor="text1"/>
                        </w:rPr>
                        <w:t>(a)</w:t>
                      </w:r>
                    </w:p>
                  </w:txbxContent>
                </v:textbox>
              </v:shape>
            </w:pict>
          </mc:Fallback>
        </mc:AlternateContent>
      </w:r>
      <w:r w:rsidR="00176D29" w:rsidRPr="00C60D93">
        <w:rPr>
          <w:rFonts w:ascii="David" w:hAnsi="David" w:cs="David"/>
          <w:noProof/>
        </w:rPr>
        <w:drawing>
          <wp:inline distT="0" distB="0" distL="0" distR="0" wp14:anchorId="1CCFC79E" wp14:editId="3FF6CA9F">
            <wp:extent cx="3438519" cy="1562108"/>
            <wp:effectExtent l="0" t="0" r="0" b="0"/>
            <wp:docPr id="2050" name="Picture 2" descr="The MLP Model">
              <a:extLst xmlns:a="http://schemas.openxmlformats.org/drawingml/2006/main">
                <a:ext uri="{FF2B5EF4-FFF2-40B4-BE49-F238E27FC236}">
                  <a16:creationId xmlns:a16="http://schemas.microsoft.com/office/drawing/2014/main" id="{CFC28538-4899-4EC2-B478-ED0930E710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The MLP Model">
                      <a:extLst>
                        <a:ext uri="{FF2B5EF4-FFF2-40B4-BE49-F238E27FC236}">
                          <a16:creationId xmlns:a16="http://schemas.microsoft.com/office/drawing/2014/main" id="{CFC28538-4899-4EC2-B478-ED0930E710CC}"/>
                        </a:ext>
                      </a:extLst>
                    </pic:cNvPr>
                    <pic:cNvPicPr>
                      <a:picLocks noChangeAspect="1" noChangeArrowheads="1"/>
                    </pic:cNvPicPr>
                  </pic:nvPicPr>
                  <pic:blipFill>
                    <a:blip r:embed="rId21" cstate="print">
                      <a:extLst>
                        <a:ext uri="{BEBA8EAE-BF5A-486C-A8C5-ECC9F3942E4B}">
                          <a14:imgProps xmlns:a14="http://schemas.microsoft.com/office/drawing/2010/main">
                            <a14:imgLayer r:embed="rId22">
                              <a14:imgEffect>
                                <a14:backgroundRemoval t="460" b="97011" l="366" r="90914">
                                  <a14:foregroundMark x1="61201" y1="5402" x2="69817" y2="9310"/>
                                  <a14:foregroundMark x1="69817" y1="9310" x2="61880" y2="8391"/>
                                  <a14:foregroundMark x1="61880" y1="8391" x2="61358" y2="4138"/>
                                  <a14:foregroundMark x1="85535" y1="7356" x2="84856" y2="8046"/>
                                  <a14:foregroundMark x1="37702" y1="18621" x2="35405" y2="17931"/>
                                  <a14:foregroundMark x1="42141" y1="17931" x2="37911" y2="33103"/>
                                  <a14:foregroundMark x1="37911" y1="33103" x2="41775" y2="18621"/>
                                  <a14:foregroundMark x1="29504" y1="7356" x2="36031" y2="19080"/>
                                  <a14:foregroundMark x1="36031" y1="19080" x2="29608" y2="6897"/>
                                  <a14:foregroundMark x1="29608" y1="6897" x2="29347" y2="6897"/>
                                  <a14:foregroundMark x1="16919" y1="5402" x2="9765" y2="14023"/>
                                  <a14:foregroundMark x1="9765" y1="14023" x2="13473" y2="35402"/>
                                  <a14:foregroundMark x1="13473" y1="35402" x2="22454" y2="37931"/>
                                  <a14:foregroundMark x1="22454" y1="37931" x2="26736" y2="21379"/>
                                  <a14:foregroundMark x1="26736" y1="21379" x2="23551" y2="5172"/>
                                  <a14:foregroundMark x1="23551" y1="5172" x2="15352" y2="3333"/>
                                  <a14:foregroundMark x1="15352" y1="3333" x2="14204" y2="4943"/>
                                  <a14:foregroundMark x1="21880" y1="17931" x2="19217" y2="12069"/>
                                  <a14:foregroundMark x1="16345" y1="26897" x2="16345" y2="26897"/>
                                  <a14:foregroundMark x1="14569" y1="29195" x2="14569" y2="29195"/>
                                  <a14:foregroundMark x1="14569" y1="29195" x2="14569" y2="29195"/>
                                  <a14:foregroundMark x1="15091" y1="23333" x2="15091" y2="23333"/>
                                  <a14:foregroundMark x1="14413" y1="24598" x2="19582" y2="26092"/>
                                  <a14:foregroundMark x1="16031" y1="23793" x2="16031" y2="23793"/>
                                  <a14:foregroundMark x1="11018" y1="17126" x2="2715" y2="16322"/>
                                  <a14:foregroundMark x1="2715" y1="16322" x2="10705" y2="20230"/>
                                  <a14:foregroundMark x1="10705" y1="20230" x2="8512" y2="17931"/>
                                  <a14:foregroundMark x1="89817" y1="690" x2="84700" y2="94023"/>
                                  <a14:foregroundMark x1="84700" y1="94023" x2="51802" y2="98736"/>
                                  <a14:foregroundMark x1="51802" y1="98736" x2="3864" y2="95287"/>
                                  <a14:foregroundMark x1="3864" y1="95287" x2="81253" y2="2989"/>
                                  <a14:foregroundMark x1="81253" y1="2989" x2="89347" y2="1839"/>
                                  <a14:foregroundMark x1="89347" y1="1839" x2="89452" y2="1839"/>
                                  <a14:foregroundMark x1="88930" y1="8851" x2="83812" y2="90575"/>
                                  <a14:foregroundMark x1="83812" y1="90575" x2="49347" y2="87931"/>
                                  <a14:foregroundMark x1="49347" y1="87931" x2="28773" y2="76667"/>
                                  <a14:foregroundMark x1="28773" y1="76667" x2="4230" y2="43793"/>
                                  <a14:foregroundMark x1="4230" y1="43793" x2="1305" y2="24598"/>
                                  <a14:foregroundMark x1="1305" y1="24598" x2="7311" y2="8621"/>
                                  <a14:foregroundMark x1="7311" y1="8621" x2="19582" y2="6552"/>
                                  <a14:foregroundMark x1="19582" y1="6552" x2="74360" y2="9655"/>
                                  <a14:foregroundMark x1="74360" y1="9655" x2="89086" y2="7701"/>
                                  <a14:foregroundMark x1="88930" y1="4943" x2="87685" y2="48525"/>
                                  <a14:foregroundMark x1="87902" y1="50340" x2="90392" y2="66782"/>
                                  <a14:foregroundMark x1="87676" y1="48851" x2="87867" y2="50110"/>
                                  <a14:foregroundMark x1="90392" y1="66782" x2="89399" y2="86667"/>
                                  <a14:foregroundMark x1="89399" y1="86667" x2="83238" y2="97701"/>
                                  <a14:foregroundMark x1="83238" y1="97701" x2="16345" y2="97701"/>
                                  <a14:foregroundMark x1="16345" y1="97701" x2="7415" y2="94023"/>
                                  <a14:foregroundMark x1="7415" y1="94023" x2="1044" y2="77126"/>
                                  <a14:foregroundMark x1="1044" y1="77126" x2="992" y2="32414"/>
                                  <a14:foregroundMark x1="992" y1="32414" x2="4543" y2="15402"/>
                                  <a14:foregroundMark x1="4543" y1="15402" x2="15196" y2="1839"/>
                                  <a14:foregroundMark x1="15196" y1="1839" x2="31279" y2="575"/>
                                  <a14:foregroundMark x1="31279" y1="575" x2="59530" y2="2874"/>
                                  <a14:foregroundMark x1="59530" y1="2874" x2="85117" y2="460"/>
                                  <a14:foregroundMark x1="85117" y1="460" x2="88930" y2="6897"/>
                                  <a14:foregroundMark x1="90862" y1="87931" x2="10444" y2="98506"/>
                                  <a14:foregroundMark x1="10444" y1="98506" x2="418" y2="94483"/>
                                  <a14:foregroundMark x1="418" y1="94483" x2="522" y2="4713"/>
                                  <a14:foregroundMark x1="522" y1="4713" x2="8460" y2="1034"/>
                                  <a14:foregroundMark x1="8460" y1="1034" x2="16815" y2="1494"/>
                                  <a14:foregroundMark x1="16815" y1="1494" x2="50183" y2="230"/>
                                  <a14:foregroundMark x1="50183" y1="230" x2="93629" y2="1954"/>
                                  <a14:foregroundMark x1="93629" y1="1954" x2="88460" y2="19425"/>
                                  <a14:foregroundMark x1="88245" y1="51733" x2="88198" y2="58736"/>
                                  <a14:foregroundMark x1="88270" y1="47915" x2="88257" y2="49880"/>
                                  <a14:foregroundMark x1="88460" y1="19425" x2="88278" y2="46657"/>
                                  <a14:foregroundMark x1="88198" y1="58736" x2="91070" y2="89540"/>
                                  <a14:foregroundMark x1="16554" y1="42184" x2="18956" y2="94598"/>
                                  <a14:foregroundMark x1="18956" y1="94598" x2="3446" y2="95287"/>
                                  <a14:foregroundMark x1="3446" y1="95287" x2="366" y2="43218"/>
                                  <a14:foregroundMark x1="366" y1="43218" x2="12637" y2="12069"/>
                                  <a14:foregroundMark x1="12637" y1="12069" x2="16501" y2="35402"/>
                                  <a14:foregroundMark x1="16501" y1="35402" x2="16919" y2="52759"/>
                                  <a14:foregroundMark x1="38433" y1="29195" x2="37337" y2="65632"/>
                                  <a14:foregroundMark x1="37337" y1="65632" x2="40888" y2="86667"/>
                                  <a14:foregroundMark x1="40888" y1="86667" x2="49922" y2="93448"/>
                                  <a14:foregroundMark x1="49922" y1="93448" x2="72010" y2="93448"/>
                                  <a14:foregroundMark x1="72010" y1="93448" x2="87520" y2="93333"/>
                                  <a14:foregroundMark x1="87520" y1="93333" x2="90757" y2="76322"/>
                                  <a14:foregroundMark x1="89159" y1="39273" x2="88407" y2="21839"/>
                                  <a14:foregroundMark x1="89771" y1="53470" x2="89196" y2="40145"/>
                                  <a14:foregroundMark x1="90757" y1="76322" x2="89867" y2="55680"/>
                                  <a14:foregroundMark x1="88407" y1="21839" x2="83185" y2="5862"/>
                                  <a14:foregroundMark x1="83185" y1="5862" x2="38538" y2="19310"/>
                                  <a14:foregroundMark x1="38538" y1="19310" x2="38433" y2="29195"/>
                                  <a14:foregroundMark x1="47311" y1="43678" x2="10235" y2="60920"/>
                                  <a14:foregroundMark x1="10235" y1="60920" x2="4595" y2="77586"/>
                                  <a14:foregroundMark x1="4595" y1="77586" x2="12324" y2="93103"/>
                                  <a14:foregroundMark x1="12324" y1="93103" x2="22924" y2="97011"/>
                                  <a14:foregroundMark x1="22924" y1="97011" x2="39112" y2="84598"/>
                                  <a14:foregroundMark x1="39112" y1="84598" x2="55248" y2="88391"/>
                                  <a14:foregroundMark x1="55248" y1="88391" x2="55718" y2="49885"/>
                                  <a14:foregroundMark x1="55718" y1="49885" x2="47572" y2="41609"/>
                                  <a14:foregroundMark x1="47572" y1="41609" x2="44804" y2="46897"/>
                                  <a14:foregroundMark x1="85744" y1="9655" x2="68877" y2="11494"/>
                                  <a14:foregroundMark x1="68877" y1="11494" x2="68407" y2="43908"/>
                                  <a14:foregroundMark x1="68407" y1="43908" x2="73577" y2="67126"/>
                                  <a14:foregroundMark x1="73577" y1="67126" x2="80731" y2="82759"/>
                                  <a14:foregroundMark x1="80731" y1="82759" x2="85953" y2="69310"/>
                                  <a14:foregroundMark x1="85953" y1="69310" x2="84125" y2="9655"/>
                                  <a14:foregroundMark x1="82715" y1="19425" x2="74621" y2="29425"/>
                                  <a14:foregroundMark x1="74621" y1="29425" x2="71384" y2="52069"/>
                                  <a14:foregroundMark x1="71384" y1="52069" x2="73838" y2="76667"/>
                                  <a14:foregroundMark x1="73838" y1="76667" x2="82924" y2="80920"/>
                                  <a14:foregroundMark x1="82924" y1="80920" x2="87050" y2="61839"/>
                                  <a14:foregroundMark x1="87050" y1="61839" x2="85587" y2="21494"/>
                                  <a14:foregroundMark x1="85587" y1="21494" x2="80574" y2="20230"/>
                                  <a14:foregroundMark x1="79164" y1="36322" x2="73316" y2="57701"/>
                                  <a14:foregroundMark x1="73316" y1="57701" x2="73473" y2="76092"/>
                                  <a14:foregroundMark x1="73473" y1="76092" x2="81723" y2="81494"/>
                                  <a14:foregroundMark x1="81723" y1="81494" x2="88198" y2="71264"/>
                                  <a14:foregroundMark x1="88198" y1="71264" x2="87311" y2="50115"/>
                                  <a14:foregroundMark x1="87311" y1="50115" x2="81775" y2="37586"/>
                                  <a14:foregroundMark x1="81775" y1="37586" x2="78068" y2="36322"/>
                                  <a14:foregroundMark x1="83029" y1="41379" x2="75091" y2="55287"/>
                                  <a14:foregroundMark x1="75091" y1="55287" x2="75614" y2="74138"/>
                                  <a14:foregroundMark x1="75614" y1="74138" x2="84386" y2="71379"/>
                                  <a14:foregroundMark x1="84386" y1="71379" x2="83551" y2="53333"/>
                                  <a14:foregroundMark x1="83551" y1="53333" x2="80209" y2="42184"/>
                                  <a14:foregroundMark x1="45326" y1="46437" x2="37911" y2="60920"/>
                                  <a14:foregroundMark x1="37911" y1="60920" x2="38172" y2="81954"/>
                                  <a14:foregroundMark x1="38172" y1="81954" x2="46423" y2="91609"/>
                                  <a14:foregroundMark x1="46423" y1="91609" x2="56292" y2="82644"/>
                                  <a14:foregroundMark x1="56292" y1="82644" x2="60574" y2="66667"/>
                                  <a14:foregroundMark x1="60574" y1="66667" x2="56554" y2="49310"/>
                                  <a14:foregroundMark x1="56554" y1="49310" x2="47990" y2="44138"/>
                                  <a14:foregroundMark x1="47990" y1="44138" x2="44439" y2="48851"/>
                                  <a14:foregroundMark x1="51593" y1="61379" x2="50131" y2="58966"/>
                                  <a14:foregroundMark x1="45013" y1="55517" x2="44125" y2="53103"/>
                                  <a14:foregroundMark x1="88721" y1="72644" x2="87154" y2="72299"/>
                                  <a14:foregroundMark x1="90862" y1="78161" x2="89661" y2="76667"/>
                                  <a14:foregroundMark x1="88564" y1="78966" x2="89295" y2="87126"/>
                                  <a14:foregroundMark x1="88930" y1="77816" x2="87311" y2="81264"/>
                                  <a14:foregroundMark x1="85744" y1="76667" x2="85901" y2="70345"/>
                                  <a14:foregroundMark x1="87311" y1="85977" x2="86789" y2="83678"/>
                                  <a14:foregroundMark x1="86266" y1="82874" x2="86057" y2="81724"/>
                                  <a14:foregroundMark x1="86789" y1="84483" x2="86789" y2="84483"/>
                                  <a14:foregroundMark x1="86789" y1="84483" x2="86789" y2="84483"/>
                                  <a14:foregroundMark x1="86632" y1="84023" x2="87833" y2="82529"/>
                                  <a14:foregroundMark x1="86789" y1="83218" x2="86789" y2="83218"/>
                                  <a14:foregroundMark x1="86789" y1="83218" x2="85901" y2="85172"/>
                                  <a14:foregroundMark x1="88198" y1="83218" x2="88198" y2="83218"/>
                                  <a14:foregroundMark x1="88042" y1="83218" x2="88042" y2="83218"/>
                                  <a14:foregroundMark x1="87676" y1="83218" x2="87311" y2="84483"/>
                                  <a14:foregroundMark x1="87311" y1="84828" x2="87311" y2="82529"/>
                                  <a14:foregroundMark x1="87520" y1="82529" x2="87520" y2="82529"/>
                                  <a14:foregroundMark x1="85379" y1="86437" x2="85379" y2="86437"/>
                                  <a14:foregroundMark x1="86266" y1="78161" x2="86266" y2="78161"/>
                                  <a14:foregroundMark x1="86266" y1="77816" x2="86266" y2="77816"/>
                                  <a14:backgroundMark x1="90092" y1="65465" x2="89817" y2="65287"/>
                                  <a14:backgroundMark x1="98172" y1="70690" x2="90497" y2="65727"/>
                                  <a14:backgroundMark x1="88907" y1="76062" x2="88781" y2="77554"/>
                                  <a14:backgroundMark x1="85472" y1="96187" x2="88303" y2="98966"/>
                                  <a14:backgroundMark x1="88303" y1="98966" x2="96919" y2="93908"/>
                                  <a14:backgroundMark x1="96919" y1="93908" x2="99582" y2="72644"/>
                                  <a14:backgroundMark x1="99582" y1="72644" x2="96919" y2="68391"/>
                                  <a14:backgroundMark x1="25274" y1="2989" x2="25442" y2="2804"/>
                                  <a14:backgroundMark x1="90548" y1="25287" x2="98120" y2="33103"/>
                                  <a14:backgroundMark x1="98120" y1="33103" x2="99791" y2="50920"/>
                                  <a14:backgroundMark x1="99791" y1="50920" x2="94047" y2="64598"/>
                                  <a14:backgroundMark x1="94047" y1="64598" x2="87937" y2="50115"/>
                                  <a14:backgroundMark x1="87937" y1="50115" x2="90705" y2="26897"/>
                                  <a14:backgroundMark x1="90705" y1="35517" x2="91018" y2="52874"/>
                                  <a14:backgroundMark x1="91018" y1="52874" x2="92115" y2="4448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453502" cy="1568915"/>
                    </a:xfrm>
                    <a:prstGeom prst="rect">
                      <a:avLst/>
                    </a:prstGeom>
                    <a:noFill/>
                    <a:extLst/>
                  </pic:spPr>
                </pic:pic>
              </a:graphicData>
            </a:graphic>
          </wp:inline>
        </w:drawing>
      </w:r>
    </w:p>
    <w:p w14:paraId="21CB28E8" w14:textId="299D43C0" w:rsidR="00176D29" w:rsidRDefault="006C765A">
      <w:pPr>
        <w:pStyle w:val="Caption"/>
        <w:spacing w:after="0"/>
        <w:jc w:val="center"/>
        <w:rPr>
          <w:ins w:id="193" w:author="Avi Turner" w:date="2018-12-10T18:39:00Z"/>
          <w:rFonts w:ascii="David" w:hAnsi="David" w:cs="David"/>
          <w:rtl/>
        </w:rPr>
        <w:pPrChange w:id="194" w:author="Avi Turner" w:date="2018-12-10T18:39:00Z">
          <w:pPr>
            <w:pStyle w:val="Caption"/>
            <w:jc w:val="center"/>
          </w:pPr>
        </w:pPrChange>
      </w:pPr>
      <w:r w:rsidRPr="00C60D93">
        <w:rPr>
          <w:rFonts w:ascii="David" w:hAnsi="David" w:cs="David" w:hint="eastAsia"/>
          <w:rtl/>
        </w:rPr>
        <w:t>איור</w:t>
      </w:r>
      <w:r w:rsidRPr="00C60D93">
        <w:rPr>
          <w:rFonts w:ascii="David" w:hAnsi="David" w:cs="David"/>
          <w:rtl/>
        </w:rPr>
        <w:t xml:space="preserve"> </w:t>
      </w:r>
      <w:r w:rsidR="00DD6130" w:rsidRPr="00116102">
        <w:rPr>
          <w:rFonts w:ascii="David" w:hAnsi="David" w:cs="David"/>
          <w:rtl/>
        </w:rPr>
        <w:t>3</w:t>
      </w:r>
    </w:p>
    <w:p w14:paraId="113CF6AB" w14:textId="078BD0A2" w:rsidR="00CB2371" w:rsidRPr="00CB2371" w:rsidDel="00CB2371" w:rsidRDefault="00CB2371">
      <w:pPr>
        <w:spacing w:after="0"/>
        <w:rPr>
          <w:del w:id="195" w:author="Avi Turner" w:date="2018-12-10T18:39:00Z"/>
          <w:rtl/>
          <w:rPrChange w:id="196" w:author="Avi Turner" w:date="2018-12-10T18:39:00Z">
            <w:rPr>
              <w:del w:id="197" w:author="Avi Turner" w:date="2018-12-10T18:39:00Z"/>
              <w:rFonts w:ascii="David" w:hAnsi="David" w:cs="David"/>
              <w:rtl/>
            </w:rPr>
          </w:rPrChange>
        </w:rPr>
        <w:pPrChange w:id="198" w:author="Avi Turner" w:date="2018-12-10T18:39:00Z">
          <w:pPr>
            <w:pStyle w:val="Caption"/>
            <w:jc w:val="center"/>
          </w:pPr>
        </w:pPrChange>
      </w:pPr>
      <w:ins w:id="199" w:author="Avi Turner" w:date="2018-12-10T18:40:00Z">
        <w:r>
          <w:rPr>
            <w:rFonts w:hint="cs"/>
            <w:sz w:val="18"/>
            <w:szCs w:val="18"/>
            <w:rtl/>
          </w:rPr>
          <w:t xml:space="preserve">מבנה קלסי של רשת </w:t>
        </w:r>
        <w:r>
          <w:rPr>
            <w:rFonts w:hint="cs"/>
            <w:sz w:val="18"/>
            <w:szCs w:val="18"/>
          </w:rPr>
          <w:t>VQA</w:t>
        </w:r>
      </w:ins>
    </w:p>
    <w:p w14:paraId="63F728D4" w14:textId="7B727671" w:rsidR="00176D29" w:rsidRPr="00C60D93" w:rsidRDefault="00176D29">
      <w:pPr>
        <w:spacing w:after="0"/>
        <w:ind w:right="206"/>
        <w:rPr>
          <w:rFonts w:ascii="David" w:hAnsi="David" w:cs="David"/>
          <w:rtl/>
        </w:rPr>
        <w:pPrChange w:id="200" w:author="Avi Turner" w:date="2018-12-10T18:39:00Z">
          <w:pPr>
            <w:ind w:left="206" w:right="206" w:hanging="180"/>
          </w:pPr>
        </w:pPrChange>
      </w:pPr>
    </w:p>
    <w:p w14:paraId="717C55BB" w14:textId="77777777" w:rsidR="00CB2371" w:rsidRDefault="00CB2371" w:rsidP="001B7333">
      <w:pPr>
        <w:ind w:left="206" w:right="206"/>
        <w:rPr>
          <w:ins w:id="201" w:author="Avi Turner" w:date="2018-12-10T18:39:00Z"/>
          <w:rFonts w:ascii="David" w:hAnsi="David" w:cs="David"/>
          <w:rtl/>
        </w:rPr>
      </w:pPr>
    </w:p>
    <w:p w14:paraId="21B178ED" w14:textId="39238E4B" w:rsidR="00176D29" w:rsidRPr="00C60D93" w:rsidDel="00C54169" w:rsidRDefault="00176D29" w:rsidP="001B7333">
      <w:pPr>
        <w:ind w:left="206" w:right="206"/>
        <w:rPr>
          <w:del w:id="202" w:author="Avi Turner" w:date="2018-12-10T18:40:00Z"/>
          <w:rFonts w:ascii="David" w:hAnsi="David" w:cs="David"/>
        </w:rPr>
      </w:pPr>
      <w:r w:rsidRPr="00C60D93">
        <w:rPr>
          <w:rFonts w:ascii="David" w:hAnsi="David" w:cs="David" w:hint="eastAsia"/>
          <w:rtl/>
        </w:rPr>
        <w:t>הקלט</w:t>
      </w:r>
      <w:r w:rsidRPr="00C60D93">
        <w:rPr>
          <w:rFonts w:ascii="David" w:hAnsi="David" w:cs="David"/>
          <w:rtl/>
        </w:rPr>
        <w:t xml:space="preserve"> למערכת הוא התמונות ושאלות / תשובות שמתקבלות במסגרת התחרות. בינתיים – השתמשנו בתמונות שמקורן בתחרות של 2018</w:t>
      </w:r>
      <w:ins w:id="203" w:author="Avi Turner" w:date="2018-12-10T18:40:00Z">
        <w:r w:rsidR="00C54169">
          <w:rPr>
            <w:rFonts w:ascii="David" w:hAnsi="David" w:cs="David" w:hint="cs"/>
            <w:rtl/>
          </w:rPr>
          <w:t xml:space="preserve"> שכוללות</w:t>
        </w:r>
      </w:ins>
      <w:del w:id="204" w:author="Avi Turner" w:date="2018-12-10T18:40:00Z">
        <w:r w:rsidRPr="00C60D93" w:rsidDel="00C54169">
          <w:rPr>
            <w:rFonts w:ascii="David" w:hAnsi="David" w:cs="David"/>
            <w:rtl/>
          </w:rPr>
          <w:delText>:</w:delText>
        </w:r>
      </w:del>
    </w:p>
    <w:p w14:paraId="5869F93B" w14:textId="14629D85" w:rsidR="00176D29" w:rsidRPr="00C60D93" w:rsidDel="00C54169" w:rsidRDefault="00C54169">
      <w:pPr>
        <w:ind w:left="206" w:right="206"/>
        <w:rPr>
          <w:del w:id="205" w:author="Avi Turner" w:date="2018-12-10T18:40:00Z"/>
          <w:rFonts w:ascii="David" w:hAnsi="David" w:cs="David"/>
        </w:rPr>
        <w:pPrChange w:id="206" w:author="Avi Turner" w:date="2018-12-10T18:40:00Z">
          <w:pPr>
            <w:numPr>
              <w:numId w:val="15"/>
            </w:numPr>
            <w:tabs>
              <w:tab w:val="num" w:pos="720"/>
              <w:tab w:val="num" w:pos="1080"/>
            </w:tabs>
            <w:ind w:left="206" w:right="206" w:hanging="180"/>
          </w:pPr>
        </w:pPrChange>
      </w:pPr>
      <w:ins w:id="207" w:author="Avi Turner" w:date="2018-12-10T18:40:00Z">
        <w:r>
          <w:rPr>
            <w:rFonts w:ascii="David" w:hAnsi="David" w:cs="David" w:hint="cs"/>
            <w:rtl/>
          </w:rPr>
          <w:t xml:space="preserve"> </w:t>
        </w:r>
      </w:ins>
      <w:commentRangeStart w:id="208"/>
      <w:r w:rsidR="00176D29" w:rsidRPr="00C60D93">
        <w:rPr>
          <w:rFonts w:ascii="David" w:hAnsi="David" w:cs="David"/>
          <w:rtl/>
        </w:rPr>
        <w:t>2280 תמונות, שאליהן משויכות 5300 שאלות ותשובות.</w:t>
      </w:r>
      <w:commentRangeEnd w:id="208"/>
      <w:r w:rsidR="00B60B99">
        <w:rPr>
          <w:rStyle w:val="CommentReference"/>
          <w:rtl/>
        </w:rPr>
        <w:commentReference w:id="208"/>
      </w:r>
    </w:p>
    <w:p w14:paraId="748B3B40" w14:textId="2641C4F2" w:rsidR="00176D29" w:rsidRPr="00C60D93" w:rsidRDefault="00C54169">
      <w:pPr>
        <w:ind w:left="206" w:right="206"/>
        <w:rPr>
          <w:rFonts w:ascii="David" w:hAnsi="David" w:cs="David"/>
          <w:rtl/>
        </w:rPr>
        <w:pPrChange w:id="209" w:author="Avi Turner" w:date="2018-12-10T18:40:00Z">
          <w:pPr>
            <w:numPr>
              <w:numId w:val="15"/>
            </w:numPr>
            <w:tabs>
              <w:tab w:val="num" w:pos="720"/>
              <w:tab w:val="num" w:pos="1080"/>
            </w:tabs>
            <w:ind w:left="206" w:right="206" w:hanging="180"/>
          </w:pPr>
        </w:pPrChange>
      </w:pPr>
      <w:ins w:id="210" w:author="Avi Turner" w:date="2018-12-10T18:41:00Z">
        <w:r>
          <w:rPr>
            <w:rFonts w:ascii="David" w:hAnsi="David" w:cs="David" w:hint="cs"/>
            <w:rtl/>
          </w:rPr>
          <w:t xml:space="preserve"> </w:t>
        </w:r>
      </w:ins>
      <w:r w:rsidR="00176D29" w:rsidRPr="00C60D93">
        <w:rPr>
          <w:rFonts w:ascii="David" w:hAnsi="David" w:cs="David"/>
          <w:rtl/>
        </w:rPr>
        <w:t>בשביל הערכת המערכת קיבלנו סט דומה בגודל של 325 תמונות ו500 שאלות/תשובות</w:t>
      </w:r>
    </w:p>
    <w:p w14:paraId="1FBABA15" w14:textId="14EEE11B" w:rsidR="00E40B7D" w:rsidRPr="00C60D93" w:rsidRDefault="00E40B7D">
      <w:pPr>
        <w:pStyle w:val="ListParagraph"/>
        <w:ind w:left="206" w:right="206"/>
        <w:rPr>
          <w:rFonts w:ascii="David" w:hAnsi="David" w:cs="David"/>
          <w:rtl/>
        </w:rPr>
        <w:pPrChange w:id="211" w:author="Avi Turner" w:date="2018-12-10T18:41:00Z">
          <w:pPr>
            <w:pStyle w:val="ListParagraph"/>
            <w:numPr>
              <w:numId w:val="15"/>
            </w:numPr>
            <w:tabs>
              <w:tab w:val="num" w:pos="1080"/>
            </w:tabs>
            <w:ind w:left="206" w:right="206" w:hanging="180"/>
          </w:pPr>
        </w:pPrChange>
      </w:pPr>
      <w:r w:rsidRPr="00C60D93">
        <w:rPr>
          <w:rFonts w:ascii="David" w:hAnsi="David" w:cs="David" w:hint="eastAsia"/>
          <w:rtl/>
        </w:rPr>
        <w:t>מקור</w:t>
      </w:r>
      <w:r w:rsidRPr="00C60D93">
        <w:rPr>
          <w:rFonts w:ascii="David" w:hAnsi="David" w:cs="David"/>
          <w:rtl/>
        </w:rPr>
        <w:t xml:space="preserve"> הקורפוס הוא באתגר קודם של </w:t>
      </w:r>
      <w:r w:rsidR="002015A3" w:rsidRPr="0097573D">
        <w:rPr>
          <w:rFonts w:ascii="David" w:hAnsi="David" w:cs="David"/>
        </w:rPr>
        <w:t>ImageCLEF</w:t>
      </w:r>
      <w:r w:rsidRPr="00C60D93">
        <w:rPr>
          <w:rFonts w:ascii="David" w:hAnsi="David" w:cs="David"/>
          <w:rtl/>
        </w:rPr>
        <w:t xml:space="preserve"> (</w:t>
      </w:r>
      <w:r w:rsidRPr="00C60D93">
        <w:rPr>
          <w:rFonts w:ascii="David" w:hAnsi="David" w:cs="David"/>
        </w:rPr>
        <w:t>ImageCLEF 2017 caption prediction</w:t>
      </w:r>
      <w:r w:rsidRPr="00C60D93">
        <w:rPr>
          <w:rFonts w:ascii="David" w:hAnsi="David" w:cs="David"/>
          <w:rtl/>
        </w:rPr>
        <w:t xml:space="preserve">), </w:t>
      </w:r>
      <w:r w:rsidRPr="00C60D93">
        <w:rPr>
          <w:rFonts w:ascii="David" w:hAnsi="David" w:cs="David" w:hint="eastAsia"/>
          <w:rtl/>
        </w:rPr>
        <w:t>בו</w:t>
      </w:r>
      <w:r w:rsidRPr="00C60D93">
        <w:rPr>
          <w:rFonts w:ascii="David" w:hAnsi="David" w:cs="David"/>
          <w:rtl/>
        </w:rPr>
        <w:t xml:space="preserve"> </w:t>
      </w:r>
      <w:r w:rsidRPr="00C60D93">
        <w:rPr>
          <w:rFonts w:ascii="David" w:hAnsi="David" w:cs="David" w:hint="eastAsia"/>
          <w:rtl/>
        </w:rPr>
        <w:t>המשימה</w:t>
      </w:r>
      <w:r w:rsidRPr="00C60D93">
        <w:rPr>
          <w:rFonts w:ascii="David" w:hAnsi="David" w:cs="David"/>
          <w:rtl/>
        </w:rPr>
        <w:t xml:space="preserve"> </w:t>
      </w:r>
      <w:r w:rsidRPr="00C60D93">
        <w:rPr>
          <w:rFonts w:ascii="David" w:hAnsi="David" w:cs="David" w:hint="eastAsia"/>
          <w:rtl/>
        </w:rPr>
        <w:t>הייתה</w:t>
      </w:r>
      <w:r w:rsidRPr="00C60D93">
        <w:rPr>
          <w:rFonts w:ascii="David" w:hAnsi="David" w:cs="David"/>
          <w:rtl/>
        </w:rPr>
        <w:t xml:space="preserve"> </w:t>
      </w:r>
      <w:r w:rsidRPr="00C60D93">
        <w:rPr>
          <w:rFonts w:ascii="David" w:hAnsi="David" w:cs="David" w:hint="eastAsia"/>
          <w:rtl/>
        </w:rPr>
        <w:t>לחזות</w:t>
      </w:r>
      <w:r w:rsidRPr="00C60D93">
        <w:rPr>
          <w:rFonts w:ascii="David" w:hAnsi="David" w:cs="David"/>
          <w:rtl/>
        </w:rPr>
        <w:t xml:space="preserve"> </w:t>
      </w:r>
      <w:r w:rsidRPr="00C60D93">
        <w:rPr>
          <w:rFonts w:ascii="David" w:hAnsi="David" w:cs="David" w:hint="eastAsia"/>
          <w:rtl/>
        </w:rPr>
        <w:t>מה</w:t>
      </w:r>
      <w:r w:rsidRPr="00C60D93">
        <w:rPr>
          <w:rFonts w:ascii="David" w:hAnsi="David" w:cs="David"/>
          <w:rtl/>
        </w:rPr>
        <w:t xml:space="preserve"> </w:t>
      </w:r>
      <w:r w:rsidRPr="00C60D93">
        <w:rPr>
          <w:rFonts w:ascii="David" w:hAnsi="David" w:cs="David" w:hint="eastAsia"/>
          <w:rtl/>
        </w:rPr>
        <w:t>תהיה</w:t>
      </w:r>
      <w:r w:rsidRPr="00C60D93">
        <w:rPr>
          <w:rFonts w:ascii="David" w:hAnsi="David" w:cs="David"/>
          <w:rtl/>
        </w:rPr>
        <w:t xml:space="preserve"> </w:t>
      </w:r>
      <w:r w:rsidRPr="00C60D93">
        <w:rPr>
          <w:rFonts w:ascii="David" w:hAnsi="David" w:cs="David" w:hint="eastAsia"/>
          <w:rtl/>
        </w:rPr>
        <w:t>הכתובית</w:t>
      </w:r>
      <w:r w:rsidRPr="00C60D93">
        <w:rPr>
          <w:rFonts w:ascii="David" w:hAnsi="David" w:cs="David"/>
          <w:rtl/>
        </w:rPr>
        <w:t xml:space="preserve"> </w:t>
      </w:r>
      <w:r w:rsidRPr="00C60D93">
        <w:rPr>
          <w:rFonts w:ascii="David" w:hAnsi="David" w:cs="David" w:hint="eastAsia"/>
          <w:rtl/>
        </w:rPr>
        <w:t>המוצמדת</w:t>
      </w:r>
      <w:r w:rsidRPr="00C60D93">
        <w:rPr>
          <w:rFonts w:ascii="David" w:hAnsi="David" w:cs="David"/>
          <w:rtl/>
        </w:rPr>
        <w:t xml:space="preserve"> </w:t>
      </w:r>
      <w:r w:rsidRPr="00C60D93">
        <w:rPr>
          <w:rFonts w:ascii="David" w:hAnsi="David" w:cs="David" w:hint="eastAsia"/>
          <w:rtl/>
        </w:rPr>
        <w:t>לתמונה</w:t>
      </w:r>
      <w:r w:rsidRPr="00C60D93">
        <w:rPr>
          <w:rFonts w:ascii="David" w:hAnsi="David" w:cs="David"/>
          <w:rtl/>
        </w:rPr>
        <w:t xml:space="preserve"> </w:t>
      </w:r>
      <w:r w:rsidRPr="00C60D93">
        <w:rPr>
          <w:rFonts w:ascii="David" w:hAnsi="David" w:cs="David" w:hint="eastAsia"/>
          <w:rtl/>
        </w:rPr>
        <w:t>רפואית</w:t>
      </w:r>
      <w:r w:rsidRPr="00C60D93">
        <w:rPr>
          <w:rFonts w:ascii="David" w:hAnsi="David" w:cs="David"/>
          <w:rtl/>
        </w:rPr>
        <w:t xml:space="preserve"> </w:t>
      </w:r>
      <w:r w:rsidRPr="00C60D93">
        <w:rPr>
          <w:rFonts w:ascii="David" w:hAnsi="David" w:cs="David" w:hint="eastAsia"/>
          <w:rtl/>
        </w:rPr>
        <w:t>בכתבות</w:t>
      </w:r>
      <w:r w:rsidRPr="00C60D93">
        <w:rPr>
          <w:rFonts w:ascii="David" w:hAnsi="David" w:cs="David"/>
          <w:rtl/>
        </w:rPr>
        <w:t xml:space="preserve"> </w:t>
      </w:r>
      <w:r w:rsidRPr="00C60D93">
        <w:rPr>
          <w:rFonts w:ascii="David" w:hAnsi="David" w:cs="David" w:hint="eastAsia"/>
          <w:rtl/>
        </w:rPr>
        <w:t>מ</w:t>
      </w:r>
      <w:r w:rsidRPr="00C60D93">
        <w:rPr>
          <w:rFonts w:ascii="David" w:hAnsi="David" w:cs="David"/>
        </w:rPr>
        <w:t xml:space="preserve"> PubMed Central </w:t>
      </w:r>
      <w:r w:rsidRPr="00C60D93">
        <w:rPr>
          <w:rFonts w:ascii="David" w:hAnsi="David" w:cs="David"/>
          <w:rtl/>
        </w:rPr>
        <w:t xml:space="preserve">(ארכיון </w:t>
      </w:r>
      <w:r w:rsidRPr="00C60D93">
        <w:rPr>
          <w:rFonts w:ascii="David" w:hAnsi="David" w:cs="David" w:hint="eastAsia"/>
          <w:rtl/>
        </w:rPr>
        <w:t>פתוח</w:t>
      </w:r>
      <w:r w:rsidRPr="00C60D93">
        <w:rPr>
          <w:rFonts w:ascii="David" w:hAnsi="David" w:cs="David"/>
          <w:rtl/>
        </w:rPr>
        <w:t xml:space="preserve"> </w:t>
      </w:r>
      <w:r w:rsidRPr="00C60D93">
        <w:rPr>
          <w:rFonts w:ascii="David" w:hAnsi="David" w:cs="David" w:hint="eastAsia"/>
          <w:rtl/>
        </w:rPr>
        <w:t>של</w:t>
      </w:r>
      <w:r w:rsidRPr="00C60D93">
        <w:rPr>
          <w:rFonts w:ascii="David" w:hAnsi="David" w:cs="David"/>
          <w:rtl/>
        </w:rPr>
        <w:t xml:space="preserve"> </w:t>
      </w:r>
      <w:r w:rsidRPr="00C60D93">
        <w:rPr>
          <w:rFonts w:ascii="David" w:hAnsi="David" w:cs="David" w:hint="eastAsia"/>
          <w:rtl/>
        </w:rPr>
        <w:t>כתבות</w:t>
      </w:r>
      <w:r w:rsidRPr="00C60D93">
        <w:rPr>
          <w:rFonts w:ascii="David" w:hAnsi="David" w:cs="David"/>
          <w:rtl/>
        </w:rPr>
        <w:t xml:space="preserve"> </w:t>
      </w:r>
      <w:r w:rsidRPr="00C60D93">
        <w:rPr>
          <w:rFonts w:ascii="David" w:hAnsi="David" w:cs="David" w:hint="eastAsia"/>
          <w:rtl/>
        </w:rPr>
        <w:t>ומאמרים</w:t>
      </w:r>
      <w:r w:rsidRPr="00C60D93">
        <w:rPr>
          <w:rFonts w:ascii="David" w:hAnsi="David" w:cs="David"/>
          <w:rtl/>
        </w:rPr>
        <w:t xml:space="preserve"> </w:t>
      </w:r>
      <w:r w:rsidRPr="00C60D93">
        <w:rPr>
          <w:rFonts w:ascii="David" w:hAnsi="David" w:cs="David" w:hint="eastAsia"/>
          <w:rtl/>
        </w:rPr>
        <w:t>רפואיים</w:t>
      </w:r>
      <w:r w:rsidRPr="00C60D93">
        <w:rPr>
          <w:rFonts w:ascii="David" w:hAnsi="David" w:cs="David"/>
          <w:rtl/>
        </w:rPr>
        <w:t>).</w:t>
      </w:r>
    </w:p>
    <w:p w14:paraId="1C6CF8E5" w14:textId="4C573ABA" w:rsidR="00176D29" w:rsidRPr="00C60D93" w:rsidRDefault="00E40B7D" w:rsidP="00C60D93">
      <w:pPr>
        <w:pStyle w:val="ListParagraph"/>
        <w:ind w:left="206" w:right="206"/>
        <w:rPr>
          <w:rFonts w:ascii="David" w:hAnsi="David" w:cs="David"/>
          <w:rtl/>
        </w:rPr>
      </w:pPr>
      <w:r w:rsidRPr="00C60D93">
        <w:rPr>
          <w:rFonts w:ascii="David" w:hAnsi="David" w:cs="David" w:hint="eastAsia"/>
          <w:rtl/>
        </w:rPr>
        <w:t>על</w:t>
      </w:r>
      <w:r w:rsidRPr="00C60D93">
        <w:rPr>
          <w:rFonts w:ascii="David" w:hAnsi="David" w:cs="David"/>
          <w:rtl/>
        </w:rPr>
        <w:t xml:space="preserve"> </w:t>
      </w:r>
      <w:r w:rsidRPr="00C60D93">
        <w:rPr>
          <w:rFonts w:ascii="David" w:hAnsi="David" w:cs="David" w:hint="eastAsia"/>
          <w:rtl/>
        </w:rPr>
        <w:t>תמונות</w:t>
      </w:r>
      <w:r w:rsidRPr="00C60D93">
        <w:rPr>
          <w:rFonts w:ascii="David" w:hAnsi="David" w:cs="David"/>
          <w:rtl/>
        </w:rPr>
        <w:t xml:space="preserve"> + </w:t>
      </w:r>
      <w:r w:rsidRPr="00C60D93">
        <w:rPr>
          <w:rFonts w:ascii="David" w:hAnsi="David" w:cs="David" w:hint="eastAsia"/>
          <w:rtl/>
        </w:rPr>
        <w:t>כתוביות</w:t>
      </w:r>
      <w:r w:rsidRPr="00C60D93">
        <w:rPr>
          <w:rFonts w:ascii="David" w:hAnsi="David" w:cs="David"/>
          <w:rtl/>
        </w:rPr>
        <w:t xml:space="preserve"> </w:t>
      </w:r>
      <w:r w:rsidRPr="00C60D93">
        <w:rPr>
          <w:rFonts w:ascii="David" w:hAnsi="David" w:cs="David" w:hint="eastAsia"/>
          <w:rtl/>
        </w:rPr>
        <w:t>אלו</w:t>
      </w:r>
      <w:r w:rsidRPr="00C60D93">
        <w:rPr>
          <w:rFonts w:ascii="David" w:hAnsi="David" w:cs="David"/>
          <w:rtl/>
        </w:rPr>
        <w:t xml:space="preserve">, </w:t>
      </w:r>
      <w:r w:rsidRPr="00C60D93">
        <w:rPr>
          <w:rFonts w:ascii="David" w:hAnsi="David" w:cs="David" w:hint="eastAsia"/>
          <w:rtl/>
        </w:rPr>
        <w:t>הופעל</w:t>
      </w:r>
      <w:r w:rsidRPr="00C60D93">
        <w:rPr>
          <w:rFonts w:ascii="David" w:hAnsi="David" w:cs="David"/>
          <w:rtl/>
        </w:rPr>
        <w:t xml:space="preserve"> </w:t>
      </w:r>
      <w:r w:rsidRPr="00C60D93">
        <w:rPr>
          <w:rFonts w:ascii="David" w:hAnsi="David" w:cs="David" w:hint="eastAsia"/>
          <w:rtl/>
        </w:rPr>
        <w:t>אלגוריתם</w:t>
      </w:r>
      <w:r w:rsidRPr="00C60D93">
        <w:rPr>
          <w:rFonts w:ascii="David" w:hAnsi="David" w:cs="David"/>
          <w:rtl/>
        </w:rPr>
        <w:t xml:space="preserve"> </w:t>
      </w:r>
      <w:r w:rsidRPr="00C60D93">
        <w:rPr>
          <w:rFonts w:ascii="David" w:hAnsi="David" w:cs="David" w:hint="eastAsia"/>
          <w:rtl/>
        </w:rPr>
        <w:t>של</w:t>
      </w:r>
      <w:r w:rsidRPr="00C60D93">
        <w:rPr>
          <w:rFonts w:ascii="David" w:hAnsi="David" w:cs="David"/>
          <w:rtl/>
        </w:rPr>
        <w:t xml:space="preserve"> </w:t>
      </w:r>
      <w:r w:rsidRPr="00C60D93">
        <w:rPr>
          <w:rFonts w:ascii="David" w:hAnsi="David" w:cs="David" w:hint="eastAsia"/>
          <w:rtl/>
        </w:rPr>
        <w:t>מחולל</w:t>
      </w:r>
      <w:r w:rsidRPr="00C60D93">
        <w:rPr>
          <w:rFonts w:ascii="David" w:hAnsi="David" w:cs="David"/>
          <w:rtl/>
        </w:rPr>
        <w:t xml:space="preserve"> </w:t>
      </w:r>
      <w:r w:rsidRPr="00C60D93">
        <w:rPr>
          <w:rFonts w:ascii="David" w:hAnsi="David" w:cs="David" w:hint="eastAsia"/>
          <w:rtl/>
        </w:rPr>
        <w:t>שאלות</w:t>
      </w:r>
      <w:r w:rsidRPr="00C60D93">
        <w:rPr>
          <w:rFonts w:ascii="David" w:hAnsi="David" w:cs="David"/>
          <w:rtl/>
        </w:rPr>
        <w:t xml:space="preserve"> / </w:t>
      </w:r>
      <w:r w:rsidRPr="00C60D93">
        <w:rPr>
          <w:rFonts w:ascii="David" w:hAnsi="David" w:cs="David" w:hint="eastAsia"/>
          <w:rtl/>
        </w:rPr>
        <w:t>תשובות</w:t>
      </w:r>
      <w:r w:rsidRPr="00C60D93">
        <w:rPr>
          <w:rFonts w:ascii="David" w:hAnsi="David" w:cs="David"/>
          <w:rtl/>
        </w:rPr>
        <w:t xml:space="preserve">. </w:t>
      </w:r>
      <w:r w:rsidRPr="00C60D93">
        <w:rPr>
          <w:rFonts w:ascii="David" w:hAnsi="David" w:cs="David" w:hint="eastAsia"/>
          <w:rtl/>
        </w:rPr>
        <w:t>בשלב</w:t>
      </w:r>
      <w:r w:rsidRPr="00C60D93">
        <w:rPr>
          <w:rFonts w:ascii="David" w:hAnsi="David" w:cs="David"/>
          <w:rtl/>
        </w:rPr>
        <w:t xml:space="preserve"> </w:t>
      </w:r>
      <w:r w:rsidRPr="00C60D93">
        <w:rPr>
          <w:rFonts w:ascii="David" w:hAnsi="David" w:cs="David" w:hint="eastAsia"/>
          <w:rtl/>
        </w:rPr>
        <w:t>הראשון</w:t>
      </w:r>
      <w:r w:rsidRPr="00C60D93">
        <w:rPr>
          <w:rFonts w:ascii="David" w:hAnsi="David" w:cs="David"/>
          <w:rtl/>
        </w:rPr>
        <w:t xml:space="preserve"> </w:t>
      </w:r>
      <w:r w:rsidRPr="00C60D93">
        <w:rPr>
          <w:rFonts w:ascii="David" w:hAnsi="David" w:cs="David" w:hint="eastAsia"/>
          <w:rtl/>
        </w:rPr>
        <w:t>האלגוריתם</w:t>
      </w:r>
      <w:r w:rsidRPr="00C60D93">
        <w:rPr>
          <w:rFonts w:ascii="David" w:hAnsi="David" w:cs="David"/>
          <w:rtl/>
        </w:rPr>
        <w:t xml:space="preserve"> </w:t>
      </w:r>
      <w:r w:rsidRPr="00C60D93">
        <w:rPr>
          <w:rFonts w:ascii="David" w:hAnsi="David" w:cs="David" w:hint="eastAsia"/>
          <w:rtl/>
        </w:rPr>
        <w:t>מפשט</w:t>
      </w:r>
      <w:r w:rsidRPr="00C60D93">
        <w:rPr>
          <w:rFonts w:ascii="David" w:hAnsi="David" w:cs="David"/>
          <w:rtl/>
        </w:rPr>
        <w:t xml:space="preserve"> </w:t>
      </w:r>
      <w:r w:rsidRPr="00C60D93">
        <w:rPr>
          <w:rFonts w:ascii="David" w:hAnsi="David" w:cs="David" w:hint="eastAsia"/>
          <w:rtl/>
        </w:rPr>
        <w:t>משפטים</w:t>
      </w:r>
      <w:r w:rsidRPr="00C60D93">
        <w:rPr>
          <w:rFonts w:ascii="David" w:hAnsi="David" w:cs="David"/>
          <w:rtl/>
        </w:rPr>
        <w:t xml:space="preserve"> </w:t>
      </w:r>
      <w:r w:rsidRPr="00C60D93">
        <w:rPr>
          <w:rFonts w:ascii="David" w:hAnsi="David" w:cs="David" w:hint="eastAsia"/>
          <w:rtl/>
        </w:rPr>
        <w:t>מורכבים</w:t>
      </w:r>
      <w:r w:rsidRPr="00C60D93">
        <w:rPr>
          <w:rFonts w:ascii="David" w:hAnsi="David" w:cs="David"/>
          <w:rtl/>
        </w:rPr>
        <w:t xml:space="preserve"> </w:t>
      </w:r>
      <w:r w:rsidRPr="00C60D93">
        <w:rPr>
          <w:rFonts w:ascii="David" w:hAnsi="David" w:cs="David" w:hint="eastAsia"/>
          <w:rtl/>
        </w:rPr>
        <w:t>לכמה</w:t>
      </w:r>
      <w:r w:rsidRPr="00C60D93">
        <w:rPr>
          <w:rFonts w:ascii="David" w:hAnsi="David" w:cs="David"/>
          <w:rtl/>
        </w:rPr>
        <w:t xml:space="preserve"> </w:t>
      </w:r>
      <w:r w:rsidRPr="00C60D93">
        <w:rPr>
          <w:rFonts w:ascii="David" w:hAnsi="David" w:cs="David" w:hint="eastAsia"/>
          <w:rtl/>
        </w:rPr>
        <w:t>משפטים</w:t>
      </w:r>
      <w:r w:rsidRPr="00C60D93">
        <w:rPr>
          <w:rFonts w:ascii="David" w:hAnsi="David" w:cs="David"/>
          <w:rtl/>
        </w:rPr>
        <w:t xml:space="preserve"> </w:t>
      </w:r>
      <w:r w:rsidRPr="00C60D93">
        <w:rPr>
          <w:rFonts w:ascii="David" w:hAnsi="David" w:cs="David" w:hint="eastAsia"/>
          <w:rtl/>
        </w:rPr>
        <w:t>פשוטים</w:t>
      </w:r>
      <w:r w:rsidRPr="00C60D93">
        <w:rPr>
          <w:rFonts w:ascii="David" w:hAnsi="David" w:cs="David"/>
          <w:rtl/>
        </w:rPr>
        <w:t xml:space="preserve">, </w:t>
      </w:r>
      <w:r w:rsidRPr="00C60D93">
        <w:rPr>
          <w:rFonts w:ascii="David" w:hAnsi="David" w:cs="David" w:hint="eastAsia"/>
          <w:rtl/>
        </w:rPr>
        <w:t>ואז</w:t>
      </w:r>
      <w:r w:rsidRPr="00C60D93">
        <w:rPr>
          <w:rFonts w:ascii="David" w:hAnsi="David" w:cs="David"/>
          <w:rtl/>
        </w:rPr>
        <w:t xml:space="preserve"> </w:t>
      </w:r>
      <w:r w:rsidRPr="00C60D93">
        <w:rPr>
          <w:rFonts w:ascii="David" w:hAnsi="David" w:cs="David" w:hint="eastAsia"/>
          <w:rtl/>
        </w:rPr>
        <w:t>מחליף</w:t>
      </w:r>
      <w:r w:rsidRPr="00C60D93">
        <w:rPr>
          <w:rFonts w:ascii="David" w:hAnsi="David" w:cs="David"/>
          <w:rtl/>
        </w:rPr>
        <w:t xml:space="preserve"> </w:t>
      </w:r>
      <w:r w:rsidRPr="00C60D93">
        <w:rPr>
          <w:rFonts w:ascii="David" w:hAnsi="David" w:cs="David" w:hint="eastAsia"/>
          <w:rtl/>
        </w:rPr>
        <w:t>את</w:t>
      </w:r>
      <w:r w:rsidRPr="00C60D93">
        <w:rPr>
          <w:rFonts w:ascii="David" w:hAnsi="David" w:cs="David"/>
          <w:rtl/>
        </w:rPr>
        <w:t xml:space="preserve"> </w:t>
      </w:r>
      <w:r w:rsidRPr="00C60D93">
        <w:rPr>
          <w:rFonts w:ascii="David" w:hAnsi="David" w:cs="David" w:hint="eastAsia"/>
          <w:rtl/>
        </w:rPr>
        <w:t>נושא</w:t>
      </w:r>
      <w:r w:rsidRPr="00C60D93">
        <w:rPr>
          <w:rFonts w:ascii="David" w:hAnsi="David" w:cs="David"/>
          <w:rtl/>
        </w:rPr>
        <w:t xml:space="preserve"> </w:t>
      </w:r>
      <w:r w:rsidRPr="00C60D93">
        <w:rPr>
          <w:rFonts w:ascii="David" w:hAnsi="David" w:cs="David" w:hint="eastAsia"/>
          <w:rtl/>
        </w:rPr>
        <w:t>המשפט</w:t>
      </w:r>
      <w:r w:rsidRPr="00C60D93">
        <w:rPr>
          <w:rFonts w:ascii="David" w:hAnsi="David" w:cs="David"/>
          <w:rtl/>
        </w:rPr>
        <w:t xml:space="preserve"> </w:t>
      </w:r>
      <w:r w:rsidRPr="00C60D93">
        <w:rPr>
          <w:rFonts w:ascii="David" w:hAnsi="David" w:cs="David" w:hint="eastAsia"/>
          <w:rtl/>
        </w:rPr>
        <w:t>במילת</w:t>
      </w:r>
      <w:r w:rsidRPr="00C60D93">
        <w:rPr>
          <w:rFonts w:ascii="David" w:hAnsi="David" w:cs="David"/>
          <w:rtl/>
        </w:rPr>
        <w:t xml:space="preserve"> </w:t>
      </w:r>
      <w:r w:rsidRPr="00C60D93">
        <w:rPr>
          <w:rFonts w:ascii="David" w:hAnsi="David" w:cs="David" w:hint="eastAsia"/>
          <w:rtl/>
        </w:rPr>
        <w:t>שאלה</w:t>
      </w:r>
      <w:r w:rsidRPr="00C60D93">
        <w:rPr>
          <w:rFonts w:ascii="David" w:hAnsi="David" w:cs="David"/>
          <w:rtl/>
        </w:rPr>
        <w:t xml:space="preserve">, </w:t>
      </w:r>
      <w:r w:rsidRPr="00C60D93">
        <w:rPr>
          <w:rFonts w:ascii="David" w:hAnsi="David" w:cs="David" w:hint="eastAsia"/>
          <w:rtl/>
        </w:rPr>
        <w:t>וקובע</w:t>
      </w:r>
      <w:r w:rsidRPr="00C60D93">
        <w:rPr>
          <w:rFonts w:ascii="David" w:hAnsi="David" w:cs="David"/>
          <w:rtl/>
        </w:rPr>
        <w:t xml:space="preserve"> </w:t>
      </w:r>
      <w:r w:rsidRPr="00C60D93">
        <w:rPr>
          <w:rFonts w:ascii="David" w:hAnsi="David" w:cs="David" w:hint="eastAsia"/>
          <w:rtl/>
        </w:rPr>
        <w:t>את</w:t>
      </w:r>
      <w:r w:rsidRPr="00C60D93">
        <w:rPr>
          <w:rFonts w:ascii="David" w:hAnsi="David" w:cs="David"/>
          <w:rtl/>
        </w:rPr>
        <w:t xml:space="preserve"> </w:t>
      </w:r>
      <w:r w:rsidRPr="00C60D93">
        <w:rPr>
          <w:rFonts w:ascii="David" w:hAnsi="David" w:cs="David" w:hint="eastAsia"/>
          <w:rtl/>
        </w:rPr>
        <w:t>הנושא</w:t>
      </w:r>
      <w:r w:rsidRPr="00C60D93">
        <w:rPr>
          <w:rFonts w:ascii="David" w:hAnsi="David" w:cs="David"/>
          <w:rtl/>
        </w:rPr>
        <w:t xml:space="preserve"> </w:t>
      </w:r>
      <w:r w:rsidRPr="00C60D93">
        <w:rPr>
          <w:rFonts w:ascii="David" w:hAnsi="David" w:cs="David" w:hint="eastAsia"/>
          <w:rtl/>
        </w:rPr>
        <w:t>כתשובה</w:t>
      </w:r>
      <w:r w:rsidRPr="00C60D93">
        <w:rPr>
          <w:rFonts w:ascii="David" w:hAnsi="David" w:cs="David"/>
          <w:rtl/>
        </w:rPr>
        <w:t xml:space="preserve"> </w:t>
      </w:r>
      <w:r w:rsidRPr="00C60D93">
        <w:rPr>
          <w:rFonts w:ascii="David" w:hAnsi="David" w:cs="David" w:hint="eastAsia"/>
          <w:rtl/>
        </w:rPr>
        <w:t>לשאלה</w:t>
      </w:r>
      <w:r w:rsidRPr="00C60D93">
        <w:rPr>
          <w:rFonts w:ascii="David" w:hAnsi="David" w:cs="David"/>
          <w:rtl/>
        </w:rPr>
        <w:t xml:space="preserve">. </w:t>
      </w:r>
      <w:r w:rsidRPr="00C60D93">
        <w:rPr>
          <w:rFonts w:ascii="David" w:hAnsi="David" w:cs="David" w:hint="eastAsia"/>
          <w:rtl/>
        </w:rPr>
        <w:t>לסיום</w:t>
      </w:r>
      <w:r w:rsidRPr="00C60D93">
        <w:rPr>
          <w:rFonts w:ascii="David" w:hAnsi="David" w:cs="David"/>
          <w:rtl/>
        </w:rPr>
        <w:t xml:space="preserve">, </w:t>
      </w:r>
      <w:r w:rsidRPr="00C60D93">
        <w:rPr>
          <w:rFonts w:ascii="David" w:hAnsi="David" w:cs="David" w:hint="eastAsia"/>
          <w:rtl/>
        </w:rPr>
        <w:t>על</w:t>
      </w:r>
      <w:r w:rsidRPr="00C60D93">
        <w:rPr>
          <w:rFonts w:ascii="David" w:hAnsi="David" w:cs="David"/>
          <w:rtl/>
        </w:rPr>
        <w:t xml:space="preserve"> </w:t>
      </w:r>
      <w:r w:rsidRPr="00C60D93">
        <w:rPr>
          <w:rFonts w:ascii="David" w:hAnsi="David" w:cs="David" w:hint="eastAsia"/>
          <w:rtl/>
        </w:rPr>
        <w:t>השאלות</w:t>
      </w:r>
      <w:r w:rsidRPr="00C60D93">
        <w:rPr>
          <w:rFonts w:ascii="David" w:hAnsi="David" w:cs="David"/>
          <w:rtl/>
        </w:rPr>
        <w:t xml:space="preserve"> / </w:t>
      </w:r>
      <w:r w:rsidRPr="00C60D93">
        <w:rPr>
          <w:rFonts w:ascii="David" w:hAnsi="David" w:cs="David" w:hint="eastAsia"/>
          <w:rtl/>
        </w:rPr>
        <w:t>תשובות</w:t>
      </w:r>
      <w:r w:rsidRPr="00C60D93">
        <w:rPr>
          <w:rFonts w:ascii="David" w:hAnsi="David" w:cs="David"/>
          <w:rtl/>
        </w:rPr>
        <w:t xml:space="preserve"> </w:t>
      </w:r>
      <w:r w:rsidRPr="00C60D93">
        <w:rPr>
          <w:rFonts w:ascii="David" w:hAnsi="David" w:cs="David" w:hint="eastAsia"/>
          <w:rtl/>
        </w:rPr>
        <w:t>עוברו</w:t>
      </w:r>
      <w:r w:rsidRPr="00C60D93">
        <w:rPr>
          <w:rFonts w:ascii="David" w:hAnsi="David" w:cs="David"/>
          <w:rtl/>
        </w:rPr>
        <w:t xml:space="preserve"> </w:t>
      </w:r>
      <w:r w:rsidRPr="00C60D93">
        <w:rPr>
          <w:rFonts w:ascii="David" w:hAnsi="David" w:cs="David" w:hint="eastAsia"/>
          <w:rtl/>
        </w:rPr>
        <w:t>גם</w:t>
      </w:r>
      <w:r w:rsidRPr="00C60D93">
        <w:rPr>
          <w:rFonts w:ascii="David" w:hAnsi="David" w:cs="David"/>
          <w:rtl/>
        </w:rPr>
        <w:t xml:space="preserve"> </w:t>
      </w:r>
      <w:r w:rsidRPr="00C60D93">
        <w:rPr>
          <w:rFonts w:ascii="David" w:hAnsi="David" w:cs="David" w:hint="eastAsia"/>
          <w:rtl/>
        </w:rPr>
        <w:t>צמד</w:t>
      </w:r>
      <w:r w:rsidRPr="00C60D93">
        <w:rPr>
          <w:rFonts w:ascii="David" w:hAnsi="David" w:cs="David"/>
          <w:rtl/>
        </w:rPr>
        <w:t xml:space="preserve"> </w:t>
      </w:r>
      <w:r w:rsidRPr="00C60D93">
        <w:rPr>
          <w:rFonts w:ascii="David" w:hAnsi="David" w:cs="David" w:hint="eastAsia"/>
          <w:rtl/>
        </w:rPr>
        <w:t>מומחים</w:t>
      </w:r>
      <w:r w:rsidRPr="00C60D93">
        <w:rPr>
          <w:rFonts w:ascii="David" w:hAnsi="David" w:cs="David"/>
          <w:rtl/>
        </w:rPr>
        <w:t xml:space="preserve"> </w:t>
      </w:r>
      <w:r w:rsidRPr="00C60D93">
        <w:rPr>
          <w:rFonts w:ascii="David" w:hAnsi="David" w:cs="David" w:hint="eastAsia"/>
          <w:rtl/>
        </w:rPr>
        <w:t>שווידאו</w:t>
      </w:r>
      <w:r w:rsidRPr="00C60D93">
        <w:rPr>
          <w:rFonts w:ascii="David" w:hAnsi="David" w:cs="David"/>
          <w:rtl/>
        </w:rPr>
        <w:t xml:space="preserve"> </w:t>
      </w:r>
      <w:r w:rsidRPr="00C60D93">
        <w:rPr>
          <w:rFonts w:ascii="David" w:hAnsi="David" w:cs="David" w:hint="eastAsia"/>
          <w:rtl/>
        </w:rPr>
        <w:t>שהתוצאה</w:t>
      </w:r>
      <w:r w:rsidRPr="00C60D93">
        <w:rPr>
          <w:rFonts w:ascii="David" w:hAnsi="David" w:cs="David"/>
          <w:rtl/>
        </w:rPr>
        <w:t xml:space="preserve"> </w:t>
      </w:r>
      <w:r w:rsidRPr="00C60D93">
        <w:rPr>
          <w:rFonts w:ascii="David" w:hAnsi="David" w:cs="David" w:hint="eastAsia"/>
          <w:rtl/>
        </w:rPr>
        <w:t>סבירה</w:t>
      </w:r>
      <w:r w:rsidRPr="00C60D93">
        <w:rPr>
          <w:rFonts w:ascii="David" w:hAnsi="David" w:cs="David"/>
          <w:rtl/>
        </w:rPr>
        <w:t>.</w:t>
      </w:r>
    </w:p>
    <w:p w14:paraId="1B95195F" w14:textId="6EA34E44" w:rsidR="00176D29" w:rsidRPr="00C60D93" w:rsidRDefault="00176D29" w:rsidP="001B7333">
      <w:pPr>
        <w:numPr>
          <w:ilvl w:val="0"/>
          <w:numId w:val="15"/>
        </w:numPr>
        <w:tabs>
          <w:tab w:val="num" w:pos="720"/>
        </w:tabs>
        <w:ind w:left="206" w:right="206" w:hanging="180"/>
        <w:rPr>
          <w:rFonts w:ascii="David" w:hAnsi="David" w:cs="David"/>
          <w:rtl/>
        </w:rPr>
      </w:pPr>
      <w:r w:rsidRPr="00C60D93">
        <w:rPr>
          <w:rFonts w:ascii="David" w:hAnsi="David" w:cs="David"/>
          <w:noProof/>
          <w:rtl/>
        </w:rPr>
        <mc:AlternateContent>
          <mc:Choice Requires="wpg">
            <w:drawing>
              <wp:anchor distT="0" distB="0" distL="114300" distR="114300" simplePos="0" relativeHeight="251661312" behindDoc="0" locked="0" layoutInCell="1" allowOverlap="1" wp14:anchorId="24905543" wp14:editId="77950015">
                <wp:simplePos x="0" y="0"/>
                <wp:positionH relativeFrom="column">
                  <wp:posOffset>3409950</wp:posOffset>
                </wp:positionH>
                <wp:positionV relativeFrom="paragraph">
                  <wp:posOffset>417830</wp:posOffset>
                </wp:positionV>
                <wp:extent cx="1717675" cy="2006600"/>
                <wp:effectExtent l="0" t="0" r="15875" b="12700"/>
                <wp:wrapNone/>
                <wp:docPr id="17" name="Group 17"/>
                <wp:cNvGraphicFramePr/>
                <a:graphic xmlns:a="http://schemas.openxmlformats.org/drawingml/2006/main">
                  <a:graphicData uri="http://schemas.microsoft.com/office/word/2010/wordprocessingGroup">
                    <wpg:wgp>
                      <wpg:cNvGrpSpPr/>
                      <wpg:grpSpPr>
                        <a:xfrm>
                          <a:off x="0" y="0"/>
                          <a:ext cx="1717675" cy="2006600"/>
                          <a:chOff x="0" y="0"/>
                          <a:chExt cx="1717675" cy="2006600"/>
                        </a:xfrm>
                      </wpg:grpSpPr>
                      <wps:wsp>
                        <wps:cNvPr id="13" name="Rectangle 9">
                          <a:extLst/>
                        </wps:cNvPr>
                        <wps:cNvSpPr/>
                        <wps:spPr>
                          <a:xfrm>
                            <a:off x="0" y="1289050"/>
                            <a:ext cx="1717675" cy="387350"/>
                          </a:xfrm>
                          <a:prstGeom prst="rect">
                            <a:avLst/>
                          </a:prstGeom>
                        </wps:spPr>
                        <wps:style>
                          <a:lnRef idx="2">
                            <a:schemeClr val="dk1"/>
                          </a:lnRef>
                          <a:fillRef idx="1">
                            <a:schemeClr val="lt1"/>
                          </a:fillRef>
                          <a:effectRef idx="0">
                            <a:schemeClr val="dk1"/>
                          </a:effectRef>
                          <a:fontRef idx="minor">
                            <a:schemeClr val="dk1"/>
                          </a:fontRef>
                        </wps:style>
                        <wps:txbx>
                          <w:txbxContent>
                            <w:p w14:paraId="16A843AF" w14:textId="77777777" w:rsidR="0080039A" w:rsidRPr="00176D29" w:rsidRDefault="0080039A" w:rsidP="00176D29">
                              <w:pPr>
                                <w:pStyle w:val="NormalWeb"/>
                                <w:spacing w:before="0" w:beforeAutospacing="0" w:after="0" w:afterAutospacing="0"/>
                                <w:rPr>
                                  <w:sz w:val="6"/>
                                  <w:szCs w:val="6"/>
                                </w:rPr>
                              </w:pPr>
                              <w:r w:rsidRPr="00176D29">
                                <w:rPr>
                                  <w:rFonts w:asciiTheme="minorHAnsi" w:hAnsi="Calibri" w:cstheme="minorBidi"/>
                                  <w:color w:val="000000" w:themeColor="dark1"/>
                                  <w:kern w:val="24"/>
                                  <w:sz w:val="18"/>
                                  <w:szCs w:val="18"/>
                                </w:rPr>
                                <w:t>what shows air space consolidation in left lower lobe?</w:t>
                              </w:r>
                            </w:p>
                          </w:txbxContent>
                        </wps:txbx>
                        <wps:bodyPr wrap="square">
                          <a:noAutofit/>
                        </wps:bodyPr>
                      </wps:wsp>
                      <wps:wsp>
                        <wps:cNvPr id="14" name="Rectangle 10">
                          <a:extLst/>
                        </wps:cNvPr>
                        <wps:cNvSpPr/>
                        <wps:spPr>
                          <a:xfrm>
                            <a:off x="0" y="1765300"/>
                            <a:ext cx="320675" cy="241300"/>
                          </a:xfrm>
                          <a:prstGeom prst="rect">
                            <a:avLst/>
                          </a:prstGeom>
                        </wps:spPr>
                        <wps:style>
                          <a:lnRef idx="2">
                            <a:schemeClr val="dk1"/>
                          </a:lnRef>
                          <a:fillRef idx="1">
                            <a:schemeClr val="lt1"/>
                          </a:fillRef>
                          <a:effectRef idx="0">
                            <a:schemeClr val="dk1"/>
                          </a:effectRef>
                          <a:fontRef idx="minor">
                            <a:schemeClr val="dk1"/>
                          </a:fontRef>
                        </wps:style>
                        <wps:txbx>
                          <w:txbxContent>
                            <w:p w14:paraId="407B9251" w14:textId="77777777" w:rsidR="0080039A" w:rsidRPr="00176D29" w:rsidRDefault="0080039A" w:rsidP="00176D29">
                              <w:pPr>
                                <w:pStyle w:val="NormalWeb"/>
                                <w:spacing w:before="0" w:beforeAutospacing="0" w:after="0" w:afterAutospacing="0"/>
                                <w:rPr>
                                  <w:sz w:val="18"/>
                                  <w:szCs w:val="18"/>
                                </w:rPr>
                              </w:pPr>
                              <w:r w:rsidRPr="00176D29">
                                <w:rPr>
                                  <w:rFonts w:asciiTheme="minorHAnsi" w:hAnsi="Calibri" w:cstheme="minorBidi"/>
                                  <w:color w:val="000000" w:themeColor="dark1"/>
                                  <w:kern w:val="24"/>
                                  <w:sz w:val="18"/>
                                  <w:szCs w:val="18"/>
                                </w:rPr>
                                <w:t>CT</w:t>
                              </w:r>
                            </w:p>
                          </w:txbxContent>
                        </wps:txbx>
                        <wps:bodyPr wrap="square">
                          <a:noAutofit/>
                        </wps:bodyPr>
                      </wps:wsp>
                      <pic:pic xmlns:pic="http://schemas.openxmlformats.org/drawingml/2006/picture">
                        <pic:nvPicPr>
                          <pic:cNvPr id="15" name="Picture 12" descr="A picture containing table, sitting, photo&#10;&#10;Description generated with high confidence">
                            <a:extLst>
                              <a:ext uri="{FF2B5EF4-FFF2-40B4-BE49-F238E27FC236}">
                                <a16:creationId xmlns:a16="http://schemas.microsoft.com/office/drawing/2014/main" id="{D15C4823-6E62-4A1E-BADF-66C937C8D37C}"/>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9200" cy="1206500"/>
                          </a:xfrm>
                          <a:prstGeom prst="rect">
                            <a:avLst/>
                          </a:prstGeom>
                        </pic:spPr>
                      </pic:pic>
                    </wpg:wgp>
                  </a:graphicData>
                </a:graphic>
              </wp:anchor>
            </w:drawing>
          </mc:Choice>
          <mc:Fallback>
            <w:pict>
              <v:group w14:anchorId="24905543" id="Group 17" o:spid="_x0000_s1045" style="position:absolute;left:0;text-align:left;margin-left:268.5pt;margin-top:32.9pt;width:135.25pt;height:158pt;z-index:251661312;mso-position-horizontal-relative:text;mso-position-vertical-relative:text" coordsize="17176,200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">
                <v:rect id="Rectangle 9" o:spid="_x0000_s1046" style="position:absolute;top:12890;width:17176;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" fillcolor="white [3201]" strokecolor="black [3200]" strokeweight="1pt">
                  <v:textbox>
                    <w:txbxContent>
                      <w:p w14:paraId="16A843AF" w14:textId="77777777" w:rsidR="0080039A" w:rsidRPr="00176D29" w:rsidRDefault="0080039A" w:rsidP="00176D29">
                        <w:pPr>
                          <w:pStyle w:val="NormalWeb"/>
                          <w:spacing w:before="0" w:beforeAutospacing="0" w:after="0" w:afterAutospacing="0"/>
                          <w:rPr>
                            <w:sz w:val="6"/>
                            <w:szCs w:val="6"/>
                          </w:rPr>
                        </w:pPr>
                        <w:r w:rsidRPr="00176D29">
                          <w:rPr>
                            <w:rFonts w:asciiTheme="minorHAnsi" w:hAnsi="Calibri" w:cstheme="minorBidi"/>
                            <w:color w:val="000000" w:themeColor="dark1"/>
                            <w:kern w:val="24"/>
                            <w:sz w:val="18"/>
                            <w:szCs w:val="18"/>
                          </w:rPr>
                          <w:t>what shows air space consolidation in left lower lobe?</w:t>
                        </w:r>
                      </w:p>
                    </w:txbxContent>
                  </v:textbox>
                </v:rect>
                <v:rect id="Rectangle 10" o:spid="_x0000_s1047" style="position:absolute;top:17653;width:3206;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" fillcolor="white [3201]" strokecolor="black [3200]" strokeweight="1pt">
                  <v:textbox>
                    <w:txbxContent>
                      <w:p w14:paraId="407B9251" w14:textId="77777777" w:rsidR="0080039A" w:rsidRPr="00176D29" w:rsidRDefault="0080039A" w:rsidP="00176D29">
                        <w:pPr>
                          <w:pStyle w:val="NormalWeb"/>
                          <w:spacing w:before="0" w:beforeAutospacing="0" w:after="0" w:afterAutospacing="0"/>
                          <w:rPr>
                            <w:sz w:val="18"/>
                            <w:szCs w:val="18"/>
                          </w:rPr>
                        </w:pPr>
                        <w:r w:rsidRPr="00176D29">
                          <w:rPr>
                            <w:rFonts w:asciiTheme="minorHAnsi" w:hAnsi="Calibri" w:cstheme="minorBidi"/>
                            <w:color w:val="000000" w:themeColor="dark1"/>
                            <w:kern w:val="24"/>
                            <w:sz w:val="18"/>
                            <w:szCs w:val="18"/>
                          </w:rPr>
                          <w:t>CT</w:t>
                        </w:r>
                      </w:p>
                    </w:txbxContent>
                  </v:textbox>
                </v:rect>
                <v:shape id="Picture 12" o:spid="_x0000_s1048" type="#_x0000_t75" alt="A picture containing table, sitting, photo&#10;&#10;Description generated with high confidence" style="position:absolute;width:12192;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">
                  <v:imagedata r:id="rId24" o:title="A picture containing table, sitting, photo&#10;&#10;Description generated with high confidence"/>
                </v:shape>
              </v:group>
            </w:pict>
          </mc:Fallback>
        </mc:AlternateContent>
      </w:r>
      <w:r w:rsidRPr="00C60D93">
        <w:rPr>
          <w:rFonts w:ascii="David" w:hAnsi="David" w:cs="David"/>
          <w:rtl/>
        </w:rPr>
        <w:t>המידע נראה קצת "מלוכלך" - רבות מהשאלות והתשובות מנוסחות בצורה עילגת, ויש תמונות שנראות כלא שייכות לסט.</w:t>
      </w:r>
      <w:r w:rsidRPr="00C60D93">
        <w:rPr>
          <w:rFonts w:ascii="David" w:hAnsi="David" w:cs="David"/>
          <w:noProof/>
        </w:rPr>
        <w:t xml:space="preserve"> </w:t>
      </w:r>
    </w:p>
    <w:p w14:paraId="3E3B9C04" w14:textId="5B30CE03" w:rsidR="001B7333" w:rsidRPr="00C60D93" w:rsidRDefault="00176D29" w:rsidP="001B7333">
      <w:pPr>
        <w:ind w:left="206" w:right="206" w:hanging="180"/>
        <w:rPr>
          <w:rFonts w:ascii="David" w:hAnsi="David" w:cs="David"/>
          <w:rtl/>
        </w:rPr>
      </w:pPr>
      <w:r w:rsidRPr="00C60D93">
        <w:rPr>
          <w:rFonts w:ascii="David" w:hAnsi="David" w:cs="David"/>
          <w:noProof/>
        </w:rPr>
        <mc:AlternateContent>
          <mc:Choice Requires="wpg">
            <w:drawing>
              <wp:anchor distT="0" distB="0" distL="114300" distR="114300" simplePos="0" relativeHeight="251666432" behindDoc="0" locked="0" layoutInCell="1" allowOverlap="1" wp14:anchorId="4F68B43B" wp14:editId="2A3121DD">
                <wp:simplePos x="0" y="0"/>
                <wp:positionH relativeFrom="column">
                  <wp:posOffset>-139700</wp:posOffset>
                </wp:positionH>
                <wp:positionV relativeFrom="paragraph">
                  <wp:posOffset>19685</wp:posOffset>
                </wp:positionV>
                <wp:extent cx="1790700" cy="1905000"/>
                <wp:effectExtent l="0" t="0" r="19050" b="19050"/>
                <wp:wrapNone/>
                <wp:docPr id="21" name="Group 21"/>
                <wp:cNvGraphicFramePr/>
                <a:graphic xmlns:a="http://schemas.openxmlformats.org/drawingml/2006/main">
                  <a:graphicData uri="http://schemas.microsoft.com/office/word/2010/wordprocessingGroup">
                    <wpg:wgp>
                      <wpg:cNvGrpSpPr/>
                      <wpg:grpSpPr>
                        <a:xfrm>
                          <a:off x="0" y="0"/>
                          <a:ext cx="1790700" cy="1905000"/>
                          <a:chOff x="0" y="0"/>
                          <a:chExt cx="1790700" cy="1905000"/>
                        </a:xfrm>
                      </wpg:grpSpPr>
                      <pic:pic xmlns:pic="http://schemas.openxmlformats.org/drawingml/2006/picture">
                        <pic:nvPicPr>
                          <pic:cNvPr id="20" name="Content Placeholder 4" descr="A picture containing clothing&#10;&#10;Description generated with very high confidence">
                            <a:extLst>
                              <a:ext uri="{FF2B5EF4-FFF2-40B4-BE49-F238E27FC236}">
                                <a16:creationId xmlns:a16="http://schemas.microsoft.com/office/drawing/2014/main" id="{9DC45A8C-6557-4DCB-92B6-206093E00404}"/>
                              </a:ext>
                            </a:extLst>
                          </pic:cNvPr>
                          <pic:cNvPicPr>
                            <a:picLocks noGrp="1"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31750" y="0"/>
                            <a:ext cx="875665" cy="1188720"/>
                          </a:xfrm>
                          <a:prstGeom prst="rect">
                            <a:avLst/>
                          </a:prstGeom>
                        </pic:spPr>
                      </pic:pic>
                      <wps:wsp>
                        <wps:cNvPr id="18" name="Rectangle 5">
                          <a:extLst/>
                        </wps:cNvPr>
                        <wps:cNvSpPr/>
                        <wps:spPr>
                          <a:xfrm>
                            <a:off x="31750" y="1250950"/>
                            <a:ext cx="1016000" cy="368300"/>
                          </a:xfrm>
                          <a:prstGeom prst="rect">
                            <a:avLst/>
                          </a:prstGeom>
                        </wps:spPr>
                        <wps:style>
                          <a:lnRef idx="2">
                            <a:schemeClr val="dk1"/>
                          </a:lnRef>
                          <a:fillRef idx="1">
                            <a:schemeClr val="lt1"/>
                          </a:fillRef>
                          <a:effectRef idx="0">
                            <a:schemeClr val="dk1"/>
                          </a:effectRef>
                          <a:fontRef idx="minor">
                            <a:schemeClr val="dk1"/>
                          </a:fontRef>
                        </wps:style>
                        <wps:txbx>
                          <w:txbxContent>
                            <w:p w14:paraId="722F7162" w14:textId="77777777" w:rsidR="0080039A" w:rsidRPr="00176D29" w:rsidRDefault="0080039A" w:rsidP="00176D29">
                              <w:pPr>
                                <w:pStyle w:val="NormalWeb"/>
                                <w:spacing w:before="0" w:beforeAutospacing="0" w:after="0" w:afterAutospacing="0"/>
                                <w:rPr>
                                  <w:sz w:val="18"/>
                                  <w:szCs w:val="18"/>
                                </w:rPr>
                              </w:pPr>
                              <w:r w:rsidRPr="00176D29">
                                <w:rPr>
                                  <w:rFonts w:asciiTheme="minorHAnsi" w:hAnsi="Calibri" w:cstheme="minorBidi"/>
                                  <w:color w:val="000000" w:themeColor="dark1"/>
                                  <w:kern w:val="24"/>
                                  <w:sz w:val="18"/>
                                  <w:szCs w:val="18"/>
                                </w:rPr>
                                <w:t>what</w:t>
                              </w:r>
                              <w:r w:rsidRPr="00176D29">
                                <w:rPr>
                                  <w:rFonts w:asciiTheme="minorHAnsi" w:hAnsi="Calibri" w:cstheme="minorBidi"/>
                                  <w:color w:val="000000" w:themeColor="dark1"/>
                                  <w:kern w:val="24"/>
                                  <w:sz w:val="18"/>
                                  <w:szCs w:val="18"/>
                                  <w:rtl/>
                                </w:rPr>
                                <w:t xml:space="preserve"> </w:t>
                              </w:r>
                              <w:r w:rsidRPr="00176D29">
                                <w:rPr>
                                  <w:rFonts w:asciiTheme="minorHAnsi" w:hAnsi="Calibri" w:cstheme="minorBidi"/>
                                  <w:color w:val="000000" w:themeColor="dark1"/>
                                  <w:kern w:val="24"/>
                                  <w:sz w:val="18"/>
                                  <w:szCs w:val="18"/>
                                </w:rPr>
                                <w:t>does</w:t>
                              </w:r>
                              <w:r>
                                <w:rPr>
                                  <w:rFonts w:asciiTheme="minorHAnsi" w:hAnsi="Calibri" w:cstheme="minorBidi"/>
                                  <w:color w:val="000000" w:themeColor="dark1"/>
                                  <w:kern w:val="24"/>
                                  <w:sz w:val="18"/>
                                  <w:szCs w:val="18"/>
                                </w:rPr>
                                <w:t xml:space="preserve"> </w:t>
                              </w:r>
                              <w:r w:rsidRPr="00176D29">
                                <w:rPr>
                                  <w:rFonts w:asciiTheme="minorHAnsi" w:hAnsi="Calibri" w:cstheme="minorBidi"/>
                                  <w:color w:val="000000" w:themeColor="dark1"/>
                                  <w:kern w:val="24"/>
                                  <w:sz w:val="18"/>
                                  <w:szCs w:val="18"/>
                                  <w:rtl/>
                                </w:rPr>
                                <w:t>3</w:t>
                              </w:r>
                              <w:r w:rsidRPr="00176D29">
                                <w:rPr>
                                  <w:rFonts w:asciiTheme="minorHAnsi" w:hAnsi="Calibri" w:cstheme="minorBidi"/>
                                  <w:color w:val="000000" w:themeColor="dark1"/>
                                  <w:kern w:val="24"/>
                                  <w:sz w:val="18"/>
                                  <w:szCs w:val="18"/>
                                </w:rPr>
                                <w:t>d CT</w:t>
                              </w:r>
                              <w:r w:rsidRPr="00176D29">
                                <w:rPr>
                                  <w:rFonts w:asciiTheme="minorHAnsi" w:hAnsi="Calibri" w:cstheme="minorBidi"/>
                                  <w:color w:val="000000" w:themeColor="dark1"/>
                                  <w:kern w:val="24"/>
                                  <w:sz w:val="18"/>
                                  <w:szCs w:val="18"/>
                                  <w:rtl/>
                                </w:rPr>
                                <w:t xml:space="preserve"> </w:t>
                              </w:r>
                              <w:r w:rsidRPr="00176D29">
                                <w:rPr>
                                  <w:rFonts w:asciiTheme="minorHAnsi" w:hAnsi="Calibri" w:cstheme="minorBidi"/>
                                  <w:color w:val="000000" w:themeColor="dark1"/>
                                  <w:kern w:val="24"/>
                                  <w:sz w:val="18"/>
                                  <w:szCs w:val="18"/>
                                </w:rPr>
                                <w:t>view</w:t>
                              </w:r>
                              <w:r w:rsidRPr="00176D29">
                                <w:rPr>
                                  <w:rFonts w:asciiTheme="minorHAnsi" w:hAnsi="Calibri" w:cstheme="minorBidi"/>
                                  <w:color w:val="000000" w:themeColor="dark1"/>
                                  <w:kern w:val="24"/>
                                  <w:sz w:val="18"/>
                                  <w:szCs w:val="18"/>
                                  <w:rtl/>
                                </w:rPr>
                                <w:t xml:space="preserve"> </w:t>
                              </w:r>
                              <w:r w:rsidRPr="00176D29">
                                <w:rPr>
                                  <w:rFonts w:asciiTheme="minorHAnsi" w:hAnsi="Calibri" w:cstheme="minorBidi"/>
                                  <w:color w:val="000000" w:themeColor="dark1"/>
                                  <w:kern w:val="24"/>
                                  <w:sz w:val="18"/>
                                  <w:szCs w:val="18"/>
                                </w:rPr>
                                <w:t>show</w:t>
                              </w:r>
                              <w:r w:rsidRPr="00176D29">
                                <w:rPr>
                                  <w:rFonts w:asciiTheme="minorHAnsi" w:hAnsi="Calibri" w:cstheme="minorBidi"/>
                                  <w:color w:val="000000" w:themeColor="dark1"/>
                                  <w:kern w:val="24"/>
                                  <w:sz w:val="18"/>
                                  <w:szCs w:val="18"/>
                                  <w:rtl/>
                                </w:rPr>
                                <w:t>?</w:t>
                              </w:r>
                            </w:p>
                          </w:txbxContent>
                        </wps:txbx>
                        <wps:bodyPr wrap="square">
                          <a:noAutofit/>
                        </wps:bodyPr>
                      </wps:wsp>
                      <wps:wsp>
                        <wps:cNvPr id="19" name="Rectangle 6">
                          <a:extLst/>
                        </wps:cNvPr>
                        <wps:cNvSpPr/>
                        <wps:spPr>
                          <a:xfrm>
                            <a:off x="0" y="1682750"/>
                            <a:ext cx="1790700" cy="222250"/>
                          </a:xfrm>
                          <a:prstGeom prst="rect">
                            <a:avLst/>
                          </a:prstGeom>
                        </wps:spPr>
                        <wps:style>
                          <a:lnRef idx="2">
                            <a:schemeClr val="dk1"/>
                          </a:lnRef>
                          <a:fillRef idx="1">
                            <a:schemeClr val="lt1"/>
                          </a:fillRef>
                          <a:effectRef idx="0">
                            <a:schemeClr val="dk1"/>
                          </a:effectRef>
                          <a:fontRef idx="minor">
                            <a:schemeClr val="dk1"/>
                          </a:fontRef>
                        </wps:style>
                        <wps:txbx>
                          <w:txbxContent>
                            <w:p w14:paraId="08F5C9CC" w14:textId="77777777" w:rsidR="0080039A" w:rsidRPr="00176D29" w:rsidRDefault="0080039A" w:rsidP="00176D29">
                              <w:pPr>
                                <w:pStyle w:val="NormalWeb"/>
                                <w:spacing w:before="0" w:beforeAutospacing="0" w:after="0" w:afterAutospacing="0"/>
                                <w:rPr>
                                  <w:sz w:val="18"/>
                                  <w:szCs w:val="18"/>
                                </w:rPr>
                              </w:pPr>
                              <w:r w:rsidRPr="00176D29">
                                <w:rPr>
                                  <w:rFonts w:asciiTheme="minorHAnsi" w:hAnsi="Calibri" w:cstheme="minorBidi"/>
                                  <w:color w:val="000000" w:themeColor="dark1"/>
                                  <w:kern w:val="24"/>
                                  <w:sz w:val="18"/>
                                  <w:szCs w:val="18"/>
                                </w:rPr>
                                <w:t>rotational</w:t>
                              </w:r>
                              <w:r w:rsidRPr="00176D29">
                                <w:rPr>
                                  <w:rFonts w:asciiTheme="minorHAnsi" w:hAnsi="Calibri" w:cstheme="minorBidi"/>
                                  <w:color w:val="000000" w:themeColor="dark1"/>
                                  <w:kern w:val="24"/>
                                  <w:sz w:val="18"/>
                                  <w:szCs w:val="18"/>
                                  <w:rtl/>
                                </w:rPr>
                                <w:t xml:space="preserve"> </w:t>
                              </w:r>
                              <w:r w:rsidRPr="00176D29">
                                <w:rPr>
                                  <w:rFonts w:asciiTheme="minorHAnsi" w:hAnsi="Calibri" w:cstheme="minorBidi"/>
                                  <w:color w:val="000000" w:themeColor="dark1"/>
                                  <w:kern w:val="24"/>
                                  <w:sz w:val="18"/>
                                  <w:szCs w:val="18"/>
                                </w:rPr>
                                <w:t>movements</w:t>
                              </w:r>
                              <w:r w:rsidRPr="00176D29">
                                <w:rPr>
                                  <w:rFonts w:asciiTheme="minorHAnsi" w:hAnsi="Calibri" w:cstheme="minorBidi"/>
                                  <w:color w:val="000000" w:themeColor="dark1"/>
                                  <w:kern w:val="24"/>
                                  <w:sz w:val="18"/>
                                  <w:szCs w:val="18"/>
                                  <w:rtl/>
                                </w:rPr>
                                <w:t xml:space="preserve"> </w:t>
                              </w:r>
                              <w:r w:rsidRPr="00176D29">
                                <w:rPr>
                                  <w:rFonts w:asciiTheme="minorHAnsi" w:hAnsi="Calibri" w:cstheme="minorBidi"/>
                                  <w:color w:val="000000" w:themeColor="dark1"/>
                                  <w:kern w:val="24"/>
                                  <w:sz w:val="18"/>
                                  <w:szCs w:val="18"/>
                                </w:rPr>
                                <w:t>measured</w:t>
                              </w:r>
                            </w:p>
                          </w:txbxContent>
                        </wps:txbx>
                        <wps:bodyPr wrap="square">
                          <a:noAutofit/>
                        </wps:bodyPr>
                      </wps:wsp>
                    </wpg:wgp>
                  </a:graphicData>
                </a:graphic>
              </wp:anchor>
            </w:drawing>
          </mc:Choice>
          <mc:Fallback>
            <w:pict>
              <v:group w14:anchorId="4F68B43B" id="Group 21" o:spid="_x0000_s1049" style="position:absolute;left:0;text-align:left;margin-left:-11pt;margin-top:1.55pt;width:141pt;height:150pt;z-index:251666432;mso-position-horizontal-relative:text;mso-position-vertical-relative:text" coordsize="17907,190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">
                <v:rect id="Rectangle 5" o:spid="_x0000_s1051" style="position:absolute;left:317;top:12509;width:10160;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" fillcolor="white [3201]" strokecolor="black [3200]" strokeweight="1pt">
                  <v:textbox>
                    <w:txbxContent>
                      <w:p w14:paraId="722F7162" w14:textId="77777777" w:rsidR="0080039A" w:rsidRPr="00176D29" w:rsidRDefault="0080039A" w:rsidP="00176D29">
                        <w:pPr>
                          <w:pStyle w:val="NormalWeb"/>
                          <w:spacing w:before="0" w:beforeAutospacing="0" w:after="0" w:afterAutospacing="0"/>
                          <w:rPr>
                            <w:sz w:val="18"/>
                            <w:szCs w:val="18"/>
                          </w:rPr>
                        </w:pPr>
                        <w:r w:rsidRPr="00176D29">
                          <w:rPr>
                            <w:rFonts w:asciiTheme="minorHAnsi" w:hAnsi="Calibri" w:cstheme="minorBidi"/>
                            <w:color w:val="000000" w:themeColor="dark1"/>
                            <w:kern w:val="24"/>
                            <w:sz w:val="18"/>
                            <w:szCs w:val="18"/>
                          </w:rPr>
                          <w:t>what</w:t>
                        </w:r>
                        <w:r w:rsidRPr="00176D29">
                          <w:rPr>
                            <w:rFonts w:asciiTheme="minorHAnsi" w:hAnsi="Calibri" w:cstheme="minorBidi"/>
                            <w:color w:val="000000" w:themeColor="dark1"/>
                            <w:kern w:val="24"/>
                            <w:sz w:val="18"/>
                            <w:szCs w:val="18"/>
                            <w:rtl/>
                          </w:rPr>
                          <w:t xml:space="preserve"> </w:t>
                        </w:r>
                        <w:r w:rsidRPr="00176D29">
                          <w:rPr>
                            <w:rFonts w:asciiTheme="minorHAnsi" w:hAnsi="Calibri" w:cstheme="minorBidi"/>
                            <w:color w:val="000000" w:themeColor="dark1"/>
                            <w:kern w:val="24"/>
                            <w:sz w:val="18"/>
                            <w:szCs w:val="18"/>
                          </w:rPr>
                          <w:t>does</w:t>
                        </w:r>
                        <w:r>
                          <w:rPr>
                            <w:rFonts w:asciiTheme="minorHAnsi" w:hAnsi="Calibri" w:cstheme="minorBidi"/>
                            <w:color w:val="000000" w:themeColor="dark1"/>
                            <w:kern w:val="24"/>
                            <w:sz w:val="18"/>
                            <w:szCs w:val="18"/>
                          </w:rPr>
                          <w:t xml:space="preserve"> </w:t>
                        </w:r>
                        <w:r w:rsidRPr="00176D29">
                          <w:rPr>
                            <w:rFonts w:asciiTheme="minorHAnsi" w:hAnsi="Calibri" w:cstheme="minorBidi"/>
                            <w:color w:val="000000" w:themeColor="dark1"/>
                            <w:kern w:val="24"/>
                            <w:sz w:val="18"/>
                            <w:szCs w:val="18"/>
                            <w:rtl/>
                          </w:rPr>
                          <w:t>3</w:t>
                        </w:r>
                        <w:r w:rsidRPr="00176D29">
                          <w:rPr>
                            <w:rFonts w:asciiTheme="minorHAnsi" w:hAnsi="Calibri" w:cstheme="minorBidi"/>
                            <w:color w:val="000000" w:themeColor="dark1"/>
                            <w:kern w:val="24"/>
                            <w:sz w:val="18"/>
                            <w:szCs w:val="18"/>
                          </w:rPr>
                          <w:t>d CT</w:t>
                        </w:r>
                        <w:r w:rsidRPr="00176D29">
                          <w:rPr>
                            <w:rFonts w:asciiTheme="minorHAnsi" w:hAnsi="Calibri" w:cstheme="minorBidi"/>
                            <w:color w:val="000000" w:themeColor="dark1"/>
                            <w:kern w:val="24"/>
                            <w:sz w:val="18"/>
                            <w:szCs w:val="18"/>
                            <w:rtl/>
                          </w:rPr>
                          <w:t xml:space="preserve"> </w:t>
                        </w:r>
                        <w:r w:rsidRPr="00176D29">
                          <w:rPr>
                            <w:rFonts w:asciiTheme="minorHAnsi" w:hAnsi="Calibri" w:cstheme="minorBidi"/>
                            <w:color w:val="000000" w:themeColor="dark1"/>
                            <w:kern w:val="24"/>
                            <w:sz w:val="18"/>
                            <w:szCs w:val="18"/>
                          </w:rPr>
                          <w:t>view</w:t>
                        </w:r>
                        <w:r w:rsidRPr="00176D29">
                          <w:rPr>
                            <w:rFonts w:asciiTheme="minorHAnsi" w:hAnsi="Calibri" w:cstheme="minorBidi"/>
                            <w:color w:val="000000" w:themeColor="dark1"/>
                            <w:kern w:val="24"/>
                            <w:sz w:val="18"/>
                            <w:szCs w:val="18"/>
                            <w:rtl/>
                          </w:rPr>
                          <w:t xml:space="preserve"> </w:t>
                        </w:r>
                        <w:r w:rsidRPr="00176D29">
                          <w:rPr>
                            <w:rFonts w:asciiTheme="minorHAnsi" w:hAnsi="Calibri" w:cstheme="minorBidi"/>
                            <w:color w:val="000000" w:themeColor="dark1"/>
                            <w:kern w:val="24"/>
                            <w:sz w:val="18"/>
                            <w:szCs w:val="18"/>
                          </w:rPr>
                          <w:t>show</w:t>
                        </w:r>
                        <w:r w:rsidRPr="00176D29">
                          <w:rPr>
                            <w:rFonts w:asciiTheme="minorHAnsi" w:hAnsi="Calibri" w:cstheme="minorBidi"/>
                            <w:color w:val="000000" w:themeColor="dark1"/>
                            <w:kern w:val="24"/>
                            <w:sz w:val="18"/>
                            <w:szCs w:val="18"/>
                            <w:rtl/>
                          </w:rPr>
                          <w:t>?</w:t>
                        </w:r>
                      </w:p>
                    </w:txbxContent>
                  </v:textbox>
                </v:rect>
                <v:rect id="Rectangle 6" o:spid="_x0000_s1052" style="position:absolute;top:16827;width:17907;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" fillcolor="white [3201]" strokecolor="black [3200]" strokeweight="1pt">
                  <v:textbox>
                    <w:txbxContent>
                      <w:p w14:paraId="08F5C9CC" w14:textId="77777777" w:rsidR="0080039A" w:rsidRPr="00176D29" w:rsidRDefault="0080039A" w:rsidP="00176D29">
                        <w:pPr>
                          <w:pStyle w:val="NormalWeb"/>
                          <w:spacing w:before="0" w:beforeAutospacing="0" w:after="0" w:afterAutospacing="0"/>
                          <w:rPr>
                            <w:sz w:val="18"/>
                            <w:szCs w:val="18"/>
                          </w:rPr>
                        </w:pPr>
                        <w:r w:rsidRPr="00176D29">
                          <w:rPr>
                            <w:rFonts w:asciiTheme="minorHAnsi" w:hAnsi="Calibri" w:cstheme="minorBidi"/>
                            <w:color w:val="000000" w:themeColor="dark1"/>
                            <w:kern w:val="24"/>
                            <w:sz w:val="18"/>
                            <w:szCs w:val="18"/>
                          </w:rPr>
                          <w:t>rotational</w:t>
                        </w:r>
                        <w:r w:rsidRPr="00176D29">
                          <w:rPr>
                            <w:rFonts w:asciiTheme="minorHAnsi" w:hAnsi="Calibri" w:cstheme="minorBidi"/>
                            <w:color w:val="000000" w:themeColor="dark1"/>
                            <w:kern w:val="24"/>
                            <w:sz w:val="18"/>
                            <w:szCs w:val="18"/>
                            <w:rtl/>
                          </w:rPr>
                          <w:t xml:space="preserve"> </w:t>
                        </w:r>
                        <w:r w:rsidRPr="00176D29">
                          <w:rPr>
                            <w:rFonts w:asciiTheme="minorHAnsi" w:hAnsi="Calibri" w:cstheme="minorBidi"/>
                            <w:color w:val="000000" w:themeColor="dark1"/>
                            <w:kern w:val="24"/>
                            <w:sz w:val="18"/>
                            <w:szCs w:val="18"/>
                          </w:rPr>
                          <w:t>movements</w:t>
                        </w:r>
                        <w:r w:rsidRPr="00176D29">
                          <w:rPr>
                            <w:rFonts w:asciiTheme="minorHAnsi" w:hAnsi="Calibri" w:cstheme="minorBidi"/>
                            <w:color w:val="000000" w:themeColor="dark1"/>
                            <w:kern w:val="24"/>
                            <w:sz w:val="18"/>
                            <w:szCs w:val="18"/>
                            <w:rtl/>
                          </w:rPr>
                          <w:t xml:space="preserve"> </w:t>
                        </w:r>
                        <w:r w:rsidRPr="00176D29">
                          <w:rPr>
                            <w:rFonts w:asciiTheme="minorHAnsi" w:hAnsi="Calibri" w:cstheme="minorBidi"/>
                            <w:color w:val="000000" w:themeColor="dark1"/>
                            <w:kern w:val="24"/>
                            <w:sz w:val="18"/>
                            <w:szCs w:val="18"/>
                          </w:rPr>
                          <w:t>measured</w:t>
                        </w:r>
                      </w:p>
                    </w:txbxContent>
                  </v:textbox>
                </v:rect>
              </v:group>
            </w:pict>
          </mc:Fallback>
        </mc:AlternateContent>
      </w:r>
    </w:p>
    <w:p w14:paraId="7A5C3B34" w14:textId="77777777" w:rsidR="001B7333" w:rsidRPr="00C60D93" w:rsidRDefault="001B7333" w:rsidP="001B7333">
      <w:pPr>
        <w:ind w:left="206" w:right="206" w:hanging="180"/>
        <w:rPr>
          <w:rFonts w:ascii="David" w:hAnsi="David" w:cs="David"/>
          <w:rtl/>
        </w:rPr>
      </w:pPr>
      <w:r w:rsidRPr="00C60D93">
        <w:rPr>
          <w:rFonts w:ascii="David" w:hAnsi="David" w:cs="David"/>
          <w:rtl/>
        </w:rPr>
        <w:br w:type="page"/>
      </w:r>
    </w:p>
    <w:p w14:paraId="5A2E7F57" w14:textId="252191AC" w:rsidR="001B7333" w:rsidRPr="00C60D93" w:rsidRDefault="001B7333" w:rsidP="001B7333">
      <w:pPr>
        <w:pStyle w:val="Heading1"/>
        <w:spacing w:before="0"/>
        <w:ind w:left="206" w:right="206" w:hanging="180"/>
        <w:rPr>
          <w:rFonts w:ascii="David" w:hAnsi="David" w:cs="David"/>
          <w:rtl/>
        </w:rPr>
      </w:pPr>
      <w:bookmarkStart w:id="212" w:name="_Toc532235148"/>
      <w:r w:rsidRPr="00C60D93">
        <w:rPr>
          <w:rFonts w:ascii="David" w:hAnsi="David" w:cs="David" w:hint="eastAsia"/>
          <w:rtl/>
        </w:rPr>
        <w:lastRenderedPageBreak/>
        <w:t>תוצאות</w:t>
      </w:r>
      <w:r w:rsidRPr="00C60D93">
        <w:rPr>
          <w:rFonts w:ascii="David" w:hAnsi="David" w:cs="David"/>
          <w:rtl/>
        </w:rPr>
        <w:t xml:space="preserve"> </w:t>
      </w:r>
      <w:r w:rsidRPr="00C60D93">
        <w:rPr>
          <w:rFonts w:ascii="David" w:hAnsi="David" w:cs="David" w:hint="eastAsia"/>
          <w:rtl/>
        </w:rPr>
        <w:t>ראשוניות</w:t>
      </w:r>
      <w:bookmarkEnd w:id="212"/>
    </w:p>
    <w:p w14:paraId="13DE313A" w14:textId="7D1A0754" w:rsidR="001B7333" w:rsidRPr="00C60D93" w:rsidRDefault="001B7333" w:rsidP="001B7333">
      <w:pPr>
        <w:pStyle w:val="Heading2"/>
        <w:spacing w:before="0"/>
        <w:ind w:left="206" w:right="206" w:hanging="180"/>
        <w:rPr>
          <w:rFonts w:ascii="David" w:hAnsi="David" w:cs="David"/>
          <w:rtl/>
        </w:rPr>
      </w:pPr>
      <w:bookmarkStart w:id="213" w:name="_Toc532235149"/>
      <w:r w:rsidRPr="00C60D93">
        <w:rPr>
          <w:rFonts w:ascii="David" w:hAnsi="David" w:cs="David" w:hint="eastAsia"/>
          <w:rtl/>
        </w:rPr>
        <w:t>מדדים</w:t>
      </w:r>
      <w:bookmarkEnd w:id="213"/>
    </w:p>
    <w:p w14:paraId="6A980C10" w14:textId="511E0D22" w:rsidR="001B7333" w:rsidRPr="00C60D93" w:rsidRDefault="00A048FA" w:rsidP="001B7333">
      <w:pPr>
        <w:pStyle w:val="Heading3"/>
        <w:ind w:firstLine="206"/>
        <w:rPr>
          <w:rFonts w:ascii="David" w:hAnsi="David" w:cs="David"/>
        </w:rPr>
      </w:pPr>
      <w:bookmarkStart w:id="214" w:name="_Toc532235150"/>
      <w:ins w:id="215" w:author="Avi Turner" w:date="2018-12-10T18:58:00Z">
        <w:r>
          <w:rPr>
            <w:noProof/>
          </w:rPr>
          <mc:AlternateContent>
            <mc:Choice Requires="wps">
              <w:drawing>
                <wp:anchor distT="0" distB="0" distL="114300" distR="114300" simplePos="0" relativeHeight="251678720" behindDoc="0" locked="0" layoutInCell="1" allowOverlap="1" wp14:anchorId="08EAC39F" wp14:editId="5A3D0AFE">
                  <wp:simplePos x="0" y="0"/>
                  <wp:positionH relativeFrom="column">
                    <wp:posOffset>-687705</wp:posOffset>
                  </wp:positionH>
                  <wp:positionV relativeFrom="paragraph">
                    <wp:posOffset>2077085</wp:posOffset>
                  </wp:positionV>
                  <wp:extent cx="173355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733550" cy="635"/>
                          </a:xfrm>
                          <a:prstGeom prst="rect">
                            <a:avLst/>
                          </a:prstGeom>
                          <a:solidFill>
                            <a:prstClr val="white"/>
                          </a:solidFill>
                          <a:ln>
                            <a:noFill/>
                          </a:ln>
                        </wps:spPr>
                        <wps:txbx>
                          <w:txbxContent>
                            <w:p w14:paraId="2FBB425A" w14:textId="4D60A789" w:rsidR="00A048FA" w:rsidRDefault="00A048FA">
                              <w:pPr>
                                <w:pStyle w:val="Caption"/>
                                <w:spacing w:after="0"/>
                                <w:jc w:val="center"/>
                                <w:rPr>
                                  <w:ins w:id="216" w:author="Avi Turner" w:date="2018-12-10T18:58:00Z"/>
                                  <w:noProof/>
                                  <w:rtl/>
                                </w:rPr>
                                <w:pPrChange w:id="217" w:author="Avi Turner" w:date="2018-12-10T18:58:00Z">
                                  <w:pPr>
                                    <w:pStyle w:val="Caption"/>
                                    <w:jc w:val="center"/>
                                  </w:pPr>
                                </w:pPrChange>
                              </w:pPr>
                              <w:ins w:id="218" w:author="Avi Turner" w:date="2018-12-10T18:58:00Z">
                                <w:r>
                                  <w:rPr>
                                    <w:rFonts w:hint="cs"/>
                                    <w:rtl/>
                                  </w:rPr>
                                  <w:t>איור 4</w:t>
                                </w:r>
                              </w:ins>
                            </w:p>
                            <w:p w14:paraId="100800EC" w14:textId="168944AC" w:rsidR="00A048FA" w:rsidRPr="00D01F93" w:rsidRDefault="00A048FA">
                              <w:pPr>
                                <w:spacing w:after="0"/>
                                <w:rPr>
                                  <w:sz w:val="18"/>
                                  <w:szCs w:val="18"/>
                                  <w:rtl/>
                                  <w:rPrChange w:id="219" w:author="Avi Turner" w:date="2018-12-10T18:59:00Z">
                                    <w:rPr>
                                      <w:noProof/>
                                      <w:rtl/>
                                    </w:rPr>
                                  </w:rPrChange>
                                </w:rPr>
                                <w:pPrChange w:id="220" w:author="Avi Turner" w:date="2018-12-10T18:58:00Z">
                                  <w:pPr>
                                    <w:pStyle w:val="Heading3"/>
                                    <w:ind w:firstLine="206"/>
                                  </w:pPr>
                                </w:pPrChange>
                              </w:pPr>
                              <w:ins w:id="221" w:author="Avi Turner" w:date="2018-12-10T18:59:00Z">
                                <w:r w:rsidRPr="00D01F93">
                                  <w:rPr>
                                    <w:rFonts w:hint="eastAsia"/>
                                    <w:sz w:val="18"/>
                                    <w:szCs w:val="18"/>
                                    <w:rtl/>
                                    <w:rPrChange w:id="222" w:author="Avi Turner" w:date="2018-12-10T18:59:00Z">
                                      <w:rPr>
                                        <w:rFonts w:hint="eastAsia"/>
                                        <w:rtl/>
                                      </w:rPr>
                                    </w:rPrChange>
                                  </w:rPr>
                                  <w:t>ויזואליזציה</w:t>
                                </w:r>
                                <w:r w:rsidRPr="00D01F93">
                                  <w:rPr>
                                    <w:sz w:val="18"/>
                                    <w:szCs w:val="18"/>
                                    <w:rtl/>
                                    <w:rPrChange w:id="223" w:author="Avi Turner" w:date="2018-12-10T18:59:00Z">
                                      <w:rPr>
                                        <w:rtl/>
                                      </w:rPr>
                                    </w:rPrChange>
                                  </w:rPr>
                                  <w:t xml:space="preserve"> של חישוב עומק (הפונקציה </w:t>
                                </w:r>
                                <w:r w:rsidRPr="00D01F93">
                                  <w:rPr>
                                    <w:sz w:val="18"/>
                                    <w:szCs w:val="18"/>
                                    <w:rPrChange w:id="224" w:author="Avi Turner" w:date="2018-12-10T18:59:00Z">
                                      <w:rPr/>
                                    </w:rPrChange>
                                  </w:rPr>
                                  <w:t>d</w:t>
                                </w:r>
                                <w:r w:rsidRPr="00D01F93">
                                  <w:rPr>
                                    <w:sz w:val="18"/>
                                    <w:szCs w:val="18"/>
                                    <w:rtl/>
                                    <w:rPrChange w:id="225" w:author="Avi Turner" w:date="2018-12-10T18:59:00Z">
                                      <w:rPr>
                                        <w:rtl/>
                                      </w:rPr>
                                    </w:rPrChange>
                                  </w:rPr>
                                  <w:t>)</w:t>
                                </w:r>
                              </w:ins>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8EAC39F" id="Text Box 28" o:spid="_x0000_s1053" type="#_x0000_t202" style="position:absolute;left:0;text-align:left;margin-left:-54.15pt;margin-top:163.55pt;width:13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fVrLwIAAGc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" stroked="f">
                  <v:textbox style="mso-fit-shape-to-text:t" inset="0,0,0,0">
                    <w:txbxContent>
                      <w:p w14:paraId="2FBB425A" w14:textId="4D60A789" w:rsidR="00A048FA" w:rsidRDefault="00A048FA">
                        <w:pPr>
                          <w:pStyle w:val="Caption"/>
                          <w:spacing w:after="0"/>
                          <w:jc w:val="center"/>
                          <w:rPr>
                            <w:ins w:id="226" w:author="Avi Turner" w:date="2018-12-10T18:58:00Z"/>
                            <w:noProof/>
                            <w:rtl/>
                          </w:rPr>
                          <w:pPrChange w:id="227" w:author="Avi Turner" w:date="2018-12-10T18:58:00Z">
                            <w:pPr>
                              <w:pStyle w:val="Caption"/>
                              <w:jc w:val="center"/>
                            </w:pPr>
                          </w:pPrChange>
                        </w:pPr>
                        <w:ins w:id="228" w:author="Avi Turner" w:date="2018-12-10T18:58:00Z">
                          <w:r>
                            <w:rPr>
                              <w:rFonts w:hint="cs"/>
                              <w:rtl/>
                            </w:rPr>
                            <w:t>איור 4</w:t>
                          </w:r>
                        </w:ins>
                      </w:p>
                      <w:p w14:paraId="100800EC" w14:textId="168944AC" w:rsidR="00A048FA" w:rsidRPr="00D01F93" w:rsidRDefault="00A048FA">
                        <w:pPr>
                          <w:spacing w:after="0"/>
                          <w:rPr>
                            <w:sz w:val="18"/>
                            <w:szCs w:val="18"/>
                            <w:rtl/>
                            <w:rPrChange w:id="229" w:author="Avi Turner" w:date="2018-12-10T18:59:00Z">
                              <w:rPr>
                                <w:noProof/>
                                <w:rtl/>
                              </w:rPr>
                            </w:rPrChange>
                          </w:rPr>
                          <w:pPrChange w:id="230" w:author="Avi Turner" w:date="2018-12-10T18:58:00Z">
                            <w:pPr>
                              <w:pStyle w:val="Heading3"/>
                              <w:ind w:firstLine="206"/>
                            </w:pPr>
                          </w:pPrChange>
                        </w:pPr>
                        <w:ins w:id="231" w:author="Avi Turner" w:date="2018-12-10T18:59:00Z">
                          <w:r w:rsidRPr="00D01F93">
                            <w:rPr>
                              <w:rFonts w:hint="eastAsia"/>
                              <w:sz w:val="18"/>
                              <w:szCs w:val="18"/>
                              <w:rtl/>
                              <w:rPrChange w:id="232" w:author="Avi Turner" w:date="2018-12-10T18:59:00Z">
                                <w:rPr>
                                  <w:rFonts w:hint="eastAsia"/>
                                  <w:rtl/>
                                </w:rPr>
                              </w:rPrChange>
                            </w:rPr>
                            <w:t>ויזואליזציה</w:t>
                          </w:r>
                          <w:r w:rsidRPr="00D01F93">
                            <w:rPr>
                              <w:sz w:val="18"/>
                              <w:szCs w:val="18"/>
                              <w:rtl/>
                              <w:rPrChange w:id="233" w:author="Avi Turner" w:date="2018-12-10T18:59:00Z">
                                <w:rPr>
                                  <w:rtl/>
                                </w:rPr>
                              </w:rPrChange>
                            </w:rPr>
                            <w:t xml:space="preserve"> של חישוב עומק (הפונקציה </w:t>
                          </w:r>
                          <w:r w:rsidRPr="00D01F93">
                            <w:rPr>
                              <w:sz w:val="18"/>
                              <w:szCs w:val="18"/>
                              <w:rPrChange w:id="234" w:author="Avi Turner" w:date="2018-12-10T18:59:00Z">
                                <w:rPr/>
                              </w:rPrChange>
                            </w:rPr>
                            <w:t>d</w:t>
                          </w:r>
                          <w:r w:rsidRPr="00D01F93">
                            <w:rPr>
                              <w:sz w:val="18"/>
                              <w:szCs w:val="18"/>
                              <w:rtl/>
                              <w:rPrChange w:id="235" w:author="Avi Turner" w:date="2018-12-10T18:59:00Z">
                                <w:rPr>
                                  <w:rtl/>
                                </w:rPr>
                              </w:rPrChange>
                            </w:rPr>
                            <w:t>)</w:t>
                          </w:r>
                        </w:ins>
                      </w:p>
                    </w:txbxContent>
                  </v:textbox>
                  <w10:wrap type="square"/>
                </v:shape>
              </w:pict>
            </mc:Fallback>
          </mc:AlternateContent>
        </w:r>
      </w:ins>
      <w:ins w:id="236" w:author="Avi Turner" w:date="2018-12-10T18:57:00Z">
        <w:r>
          <w:rPr>
            <w:noProof/>
          </w:rPr>
          <w:drawing>
            <wp:anchor distT="0" distB="0" distL="114300" distR="114300" simplePos="0" relativeHeight="251676672" behindDoc="0" locked="0" layoutInCell="1" allowOverlap="1" wp14:anchorId="367A0C47" wp14:editId="0CCA5A64">
              <wp:simplePos x="0" y="0"/>
              <wp:positionH relativeFrom="column">
                <wp:posOffset>-687705</wp:posOffset>
              </wp:positionH>
              <wp:positionV relativeFrom="paragraph">
                <wp:posOffset>167640</wp:posOffset>
              </wp:positionV>
              <wp:extent cx="1733550" cy="185229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33550" cy="1852295"/>
                      </a:xfrm>
                      <a:prstGeom prst="rect">
                        <a:avLst/>
                      </a:prstGeom>
                    </pic:spPr>
                  </pic:pic>
                </a:graphicData>
              </a:graphic>
              <wp14:sizeRelH relativeFrom="margin">
                <wp14:pctWidth>0</wp14:pctWidth>
              </wp14:sizeRelH>
              <wp14:sizeRelV relativeFrom="margin">
                <wp14:pctHeight>0</wp14:pctHeight>
              </wp14:sizeRelV>
            </wp:anchor>
          </w:drawing>
        </w:r>
      </w:ins>
      <w:r w:rsidR="001B7333" w:rsidRPr="00C60D93">
        <w:rPr>
          <w:rFonts w:ascii="David" w:hAnsi="David" w:cs="David"/>
        </w:rPr>
        <w:t>WBSS</w:t>
      </w:r>
      <w:bookmarkEnd w:id="214"/>
    </w:p>
    <w:p w14:paraId="2482C6B5" w14:textId="5D5A7F66" w:rsidR="001B7333" w:rsidRPr="00C60D93" w:rsidRDefault="001B7333" w:rsidP="00C60D93">
      <w:pPr>
        <w:spacing w:after="0"/>
        <w:ind w:left="206" w:right="206"/>
        <w:rPr>
          <w:rFonts w:ascii="David" w:hAnsi="David" w:cs="David"/>
          <w:rtl/>
        </w:rPr>
      </w:pPr>
      <w:r w:rsidRPr="00C60D93">
        <w:rPr>
          <w:rFonts w:ascii="David" w:hAnsi="David" w:cs="David"/>
          <w:rtl/>
        </w:rPr>
        <w:t>מדד זה מעריך את הפלט שמתקבל על בסיס הדמיון (</w:t>
      </w:r>
      <w:r w:rsidRPr="00C60D93">
        <w:rPr>
          <w:rFonts w:ascii="David" w:hAnsi="David" w:cs="David"/>
        </w:rPr>
        <w:t>similarity</w:t>
      </w:r>
      <w:r w:rsidRPr="00C60D93">
        <w:rPr>
          <w:rFonts w:ascii="David" w:hAnsi="David" w:cs="David"/>
          <w:rtl/>
        </w:rPr>
        <w:t>) הסמנטי בתחום הביו-רפואי.</w:t>
      </w:r>
    </w:p>
    <w:p w14:paraId="480DD828" w14:textId="748140EF" w:rsidR="001B7333" w:rsidRPr="00C60D93" w:rsidRDefault="001B7333" w:rsidP="00C60D93">
      <w:pPr>
        <w:spacing w:after="0"/>
        <w:ind w:left="206" w:right="206"/>
        <w:rPr>
          <w:rFonts w:ascii="David" w:hAnsi="David" w:cs="David"/>
          <w:rtl/>
        </w:rPr>
      </w:pPr>
      <w:r w:rsidRPr="00C60D93">
        <w:rPr>
          <w:rFonts w:ascii="David" w:hAnsi="David" w:cs="David"/>
        </w:rPr>
        <w:t>WBSS</w:t>
      </w:r>
      <w:r w:rsidRPr="00C60D93">
        <w:rPr>
          <w:rFonts w:ascii="David" w:hAnsi="David" w:cs="David"/>
          <w:rtl/>
        </w:rPr>
        <w:t xml:space="preserve"> מחשב את ניקוד הדמיון בין התשובה (הפלט) ובין "האמת המוחלטת" </w:t>
      </w:r>
      <w:r w:rsidR="00674457" w:rsidRPr="00C60D93">
        <w:rPr>
          <w:rFonts w:ascii="David" w:hAnsi="David" w:cs="David"/>
          <w:rtl/>
        </w:rPr>
        <w:t>(</w:t>
      </w:r>
      <w:r w:rsidR="00674457" w:rsidRPr="00C60D93">
        <w:rPr>
          <w:rFonts w:ascii="David" w:hAnsi="David" w:cs="David"/>
        </w:rPr>
        <w:t>ground truth</w:t>
      </w:r>
      <w:r w:rsidR="00674457" w:rsidRPr="00C60D93">
        <w:rPr>
          <w:rFonts w:ascii="David" w:hAnsi="David" w:cs="David"/>
          <w:rtl/>
        </w:rPr>
        <w:t xml:space="preserve">) </w:t>
      </w:r>
      <w:r w:rsidRPr="00C60D93">
        <w:rPr>
          <w:rFonts w:ascii="David" w:hAnsi="David" w:cs="David"/>
          <w:rtl/>
        </w:rPr>
        <w:t>המסופקת לו כפרמטר.</w:t>
      </w:r>
    </w:p>
    <w:p w14:paraId="7E7B4C73" w14:textId="1EBB4079" w:rsidR="002D7E28" w:rsidRPr="00C60D93" w:rsidRDefault="001B7333" w:rsidP="00674457">
      <w:pPr>
        <w:spacing w:after="0"/>
        <w:ind w:left="206" w:right="206"/>
        <w:rPr>
          <w:rFonts w:ascii="David" w:hAnsi="David" w:cs="David"/>
          <w:rtl/>
        </w:rPr>
      </w:pPr>
      <w:r w:rsidRPr="00C60D93">
        <w:rPr>
          <w:rFonts w:ascii="David" w:hAnsi="David" w:cs="David"/>
          <w:rtl/>
        </w:rPr>
        <w:t xml:space="preserve">הניקוד מתבסס על הדמיון </w:t>
      </w:r>
      <w:r w:rsidR="00674457" w:rsidRPr="00C60D93">
        <w:rPr>
          <w:rFonts w:ascii="David" w:hAnsi="David" w:cs="David" w:hint="eastAsia"/>
          <w:rtl/>
        </w:rPr>
        <w:t>הסמנטי</w:t>
      </w:r>
      <w:r w:rsidR="00674457" w:rsidRPr="00C60D93">
        <w:rPr>
          <w:rFonts w:ascii="David" w:hAnsi="David" w:cs="David"/>
          <w:rtl/>
        </w:rPr>
        <w:t xml:space="preserve"> </w:t>
      </w:r>
      <w:r w:rsidRPr="00C60D93">
        <w:rPr>
          <w:rFonts w:ascii="David" w:hAnsi="David" w:cs="David"/>
          <w:rtl/>
        </w:rPr>
        <w:t>ברמת המילה.</w:t>
      </w:r>
    </w:p>
    <w:p w14:paraId="440F34AA" w14:textId="4FEB25D4" w:rsidR="00674457" w:rsidRDefault="0068245D" w:rsidP="00C60D93">
      <w:pPr>
        <w:spacing w:after="0"/>
        <w:ind w:left="206" w:right="206"/>
        <w:rPr>
          <w:ins w:id="237" w:author="Avi Turner" w:date="2018-12-10T18:47:00Z"/>
          <w:rFonts w:ascii="David" w:hAnsi="David" w:cs="David"/>
          <w:rtl/>
        </w:rPr>
      </w:pPr>
      <w:r w:rsidRPr="00C60D93">
        <w:rPr>
          <w:rFonts w:ascii="David" w:hAnsi="David" w:cs="David" w:hint="eastAsia"/>
          <w:rtl/>
        </w:rPr>
        <w:t>המילים</w:t>
      </w:r>
      <w:r w:rsidRPr="00C60D93">
        <w:rPr>
          <w:rFonts w:ascii="David" w:hAnsi="David" w:cs="David"/>
          <w:rtl/>
        </w:rPr>
        <w:t xml:space="preserve"> </w:t>
      </w:r>
      <w:r w:rsidRPr="00C60D93">
        <w:rPr>
          <w:rFonts w:ascii="David" w:hAnsi="David" w:cs="David" w:hint="eastAsia"/>
          <w:rtl/>
        </w:rPr>
        <w:t>בקורפוס</w:t>
      </w:r>
      <w:r w:rsidRPr="00C60D93">
        <w:rPr>
          <w:rFonts w:ascii="David" w:hAnsi="David" w:cs="David"/>
          <w:rtl/>
        </w:rPr>
        <w:t xml:space="preserve">, במקרה שלנו – קורפוס בעל אופי רפואי מסודר בצורה היררכית כגרף. </w:t>
      </w:r>
      <w:r w:rsidR="00674457" w:rsidRPr="00C60D93">
        <w:rPr>
          <w:rFonts w:ascii="David" w:hAnsi="David" w:cs="David"/>
          <w:rtl/>
        </w:rPr>
        <w:t xml:space="preserve">דמיון </w:t>
      </w:r>
      <w:r w:rsidRPr="00C60D93">
        <w:rPr>
          <w:rFonts w:ascii="David" w:hAnsi="David" w:cs="David" w:hint="eastAsia"/>
          <w:rtl/>
        </w:rPr>
        <w:t>בין</w:t>
      </w:r>
      <w:r w:rsidRPr="00C60D93">
        <w:rPr>
          <w:rFonts w:ascii="David" w:hAnsi="David" w:cs="David"/>
          <w:rtl/>
        </w:rPr>
        <w:t xml:space="preserve"> שתי מילים </w:t>
      </w:r>
      <w:r w:rsidRPr="00C60D93">
        <w:rPr>
          <w:rFonts w:ascii="David" w:hAnsi="David" w:cs="David" w:hint="eastAsia"/>
          <w:rtl/>
        </w:rPr>
        <w:t>מיוצג</w:t>
      </w:r>
      <w:r w:rsidRPr="00C60D93">
        <w:rPr>
          <w:rFonts w:ascii="David" w:hAnsi="David" w:cs="David"/>
          <w:rtl/>
        </w:rPr>
        <w:t xml:space="preserve"> </w:t>
      </w:r>
      <w:r w:rsidRPr="00C60D93">
        <w:rPr>
          <w:rFonts w:ascii="David" w:hAnsi="David" w:cs="David" w:hint="eastAsia"/>
          <w:rtl/>
        </w:rPr>
        <w:t>על</w:t>
      </w:r>
      <w:r w:rsidRPr="00C60D93">
        <w:rPr>
          <w:rFonts w:ascii="David" w:hAnsi="David" w:cs="David"/>
          <w:rtl/>
        </w:rPr>
        <w:t xml:space="preserve"> </w:t>
      </w:r>
      <w:r w:rsidRPr="00C60D93">
        <w:rPr>
          <w:rFonts w:ascii="David" w:hAnsi="David" w:cs="David" w:hint="eastAsia"/>
          <w:rtl/>
        </w:rPr>
        <w:t>ידי</w:t>
      </w:r>
      <w:r w:rsidRPr="00C60D93">
        <w:rPr>
          <w:rFonts w:ascii="David" w:hAnsi="David" w:cs="David"/>
          <w:rtl/>
        </w:rPr>
        <w:t xml:space="preserve"> </w:t>
      </w:r>
      <w:r w:rsidRPr="00C60D93">
        <w:rPr>
          <w:rFonts w:ascii="David" w:hAnsi="David" w:cs="David" w:hint="eastAsia"/>
          <w:rtl/>
        </w:rPr>
        <w:t>אורך</w:t>
      </w:r>
      <w:r w:rsidRPr="00C60D93">
        <w:rPr>
          <w:rFonts w:ascii="David" w:hAnsi="David" w:cs="David"/>
          <w:rtl/>
        </w:rPr>
        <w:t xml:space="preserve"> </w:t>
      </w:r>
      <w:r w:rsidRPr="00C60D93">
        <w:rPr>
          <w:rFonts w:ascii="David" w:hAnsi="David" w:cs="David" w:hint="eastAsia"/>
          <w:rtl/>
        </w:rPr>
        <w:t>הנתיב</w:t>
      </w:r>
      <w:r w:rsidRPr="00C60D93">
        <w:rPr>
          <w:rFonts w:ascii="David" w:hAnsi="David" w:cs="David"/>
          <w:rtl/>
        </w:rPr>
        <w:t xml:space="preserve"> </w:t>
      </w:r>
      <w:r w:rsidRPr="00C60D93">
        <w:rPr>
          <w:rFonts w:ascii="David" w:hAnsi="David" w:cs="David" w:hint="eastAsia"/>
          <w:rtl/>
        </w:rPr>
        <w:t>הקצר</w:t>
      </w:r>
      <w:r w:rsidRPr="00C60D93">
        <w:rPr>
          <w:rFonts w:ascii="David" w:hAnsi="David" w:cs="David"/>
          <w:rtl/>
        </w:rPr>
        <w:t xml:space="preserve"> </w:t>
      </w:r>
      <w:r w:rsidRPr="00C60D93">
        <w:rPr>
          <w:rFonts w:ascii="David" w:hAnsi="David" w:cs="David" w:hint="eastAsia"/>
          <w:rtl/>
        </w:rPr>
        <w:t>ביותר</w:t>
      </w:r>
      <w:r w:rsidRPr="00C60D93">
        <w:rPr>
          <w:rFonts w:ascii="David" w:hAnsi="David" w:cs="David"/>
          <w:rtl/>
        </w:rPr>
        <w:t xml:space="preserve"> </w:t>
      </w:r>
      <w:r w:rsidRPr="00C60D93">
        <w:rPr>
          <w:rFonts w:ascii="David" w:hAnsi="David" w:cs="David" w:hint="eastAsia"/>
          <w:rtl/>
        </w:rPr>
        <w:t>בין</w:t>
      </w:r>
      <w:r w:rsidRPr="00C60D93">
        <w:rPr>
          <w:rFonts w:ascii="David" w:hAnsi="David" w:cs="David"/>
          <w:rtl/>
        </w:rPr>
        <w:t xml:space="preserve"> </w:t>
      </w:r>
      <w:r w:rsidRPr="00C60D93">
        <w:rPr>
          <w:rFonts w:ascii="David" w:hAnsi="David" w:cs="David" w:hint="eastAsia"/>
          <w:rtl/>
        </w:rPr>
        <w:t>שתי</w:t>
      </w:r>
      <w:r w:rsidRPr="00C60D93">
        <w:rPr>
          <w:rFonts w:ascii="David" w:hAnsi="David" w:cs="David"/>
          <w:rtl/>
        </w:rPr>
        <w:t xml:space="preserve"> </w:t>
      </w:r>
      <w:r w:rsidRPr="00C60D93">
        <w:rPr>
          <w:rFonts w:ascii="David" w:hAnsi="David" w:cs="David" w:hint="eastAsia"/>
          <w:rtl/>
        </w:rPr>
        <w:t>מילים</w:t>
      </w:r>
      <w:r w:rsidRPr="00C60D93">
        <w:rPr>
          <w:rFonts w:ascii="David" w:hAnsi="David" w:cs="David"/>
          <w:rtl/>
        </w:rPr>
        <w:t xml:space="preserve"> </w:t>
      </w:r>
      <w:r w:rsidRPr="00C60D93">
        <w:rPr>
          <w:rFonts w:ascii="David" w:hAnsi="David" w:cs="David" w:hint="eastAsia"/>
          <w:rtl/>
        </w:rPr>
        <w:t>אלו</w:t>
      </w:r>
      <w:r w:rsidRPr="00C60D93">
        <w:rPr>
          <w:rFonts w:ascii="David" w:hAnsi="David" w:cs="David"/>
          <w:rtl/>
        </w:rPr>
        <w:t xml:space="preserve"> </w:t>
      </w:r>
      <w:r w:rsidRPr="00C60D93">
        <w:rPr>
          <w:rFonts w:ascii="David" w:hAnsi="David" w:cs="David" w:hint="eastAsia"/>
          <w:rtl/>
        </w:rPr>
        <w:t>בגרף</w:t>
      </w:r>
      <w:r w:rsidRPr="00C60D93">
        <w:rPr>
          <w:rFonts w:ascii="David" w:hAnsi="David" w:cs="David"/>
          <w:rtl/>
        </w:rPr>
        <w:t xml:space="preserve">. </w:t>
      </w:r>
      <w:r w:rsidR="00674457" w:rsidRPr="00C60D93">
        <w:rPr>
          <w:rFonts w:ascii="David" w:hAnsi="David" w:cs="David"/>
          <w:rtl/>
        </w:rPr>
        <w:t xml:space="preserve">בהנחה </w:t>
      </w:r>
      <w:r w:rsidRPr="00C60D93">
        <w:rPr>
          <w:rFonts w:ascii="David" w:hAnsi="David" w:cs="David" w:hint="eastAsia"/>
          <w:rtl/>
        </w:rPr>
        <w:t>שהגרף</w:t>
      </w:r>
      <w:r w:rsidRPr="00C60D93">
        <w:rPr>
          <w:rFonts w:ascii="David" w:hAnsi="David" w:cs="David"/>
          <w:rtl/>
        </w:rPr>
        <w:t xml:space="preserve"> </w:t>
      </w:r>
      <w:r w:rsidRPr="00C60D93">
        <w:rPr>
          <w:rFonts w:ascii="David" w:hAnsi="David" w:cs="David" w:hint="eastAsia"/>
          <w:rtl/>
        </w:rPr>
        <w:t>נבנה</w:t>
      </w:r>
      <w:r w:rsidRPr="00C60D93">
        <w:rPr>
          <w:rFonts w:ascii="David" w:hAnsi="David" w:cs="David"/>
          <w:rtl/>
        </w:rPr>
        <w:t xml:space="preserve"> </w:t>
      </w:r>
      <w:r w:rsidRPr="00C60D93">
        <w:rPr>
          <w:rFonts w:ascii="David" w:hAnsi="David" w:cs="David" w:hint="eastAsia"/>
          <w:rtl/>
        </w:rPr>
        <w:t>בצורה</w:t>
      </w:r>
      <w:r w:rsidRPr="00C60D93">
        <w:rPr>
          <w:rFonts w:ascii="David" w:hAnsi="David" w:cs="David"/>
          <w:rtl/>
        </w:rPr>
        <w:t xml:space="preserve"> </w:t>
      </w:r>
      <w:r w:rsidRPr="00C60D93">
        <w:rPr>
          <w:rFonts w:ascii="David" w:hAnsi="David" w:cs="David" w:hint="eastAsia"/>
          <w:rtl/>
        </w:rPr>
        <w:t>נכונה</w:t>
      </w:r>
      <w:r w:rsidRPr="00C60D93">
        <w:rPr>
          <w:rFonts w:ascii="David" w:hAnsi="David" w:cs="David"/>
          <w:rtl/>
        </w:rPr>
        <w:t xml:space="preserve">, </w:t>
      </w:r>
      <w:r w:rsidRPr="00C60D93">
        <w:rPr>
          <w:rFonts w:ascii="David" w:hAnsi="David" w:cs="David" w:hint="eastAsia"/>
          <w:rtl/>
        </w:rPr>
        <w:t>מילים</w:t>
      </w:r>
      <w:r w:rsidRPr="00C60D93">
        <w:rPr>
          <w:rFonts w:ascii="David" w:hAnsi="David" w:cs="David"/>
          <w:rtl/>
        </w:rPr>
        <w:t xml:space="preserve"> </w:t>
      </w:r>
      <w:r w:rsidRPr="00C60D93">
        <w:rPr>
          <w:rFonts w:ascii="David" w:hAnsi="David" w:cs="David" w:hint="eastAsia"/>
          <w:rtl/>
        </w:rPr>
        <w:t>בעלות</w:t>
      </w:r>
      <w:r w:rsidRPr="00C60D93">
        <w:rPr>
          <w:rFonts w:ascii="David" w:hAnsi="David" w:cs="David"/>
          <w:rtl/>
        </w:rPr>
        <w:t xml:space="preserve"> </w:t>
      </w:r>
      <w:r w:rsidRPr="00C60D93">
        <w:rPr>
          <w:rFonts w:ascii="David" w:hAnsi="David" w:cs="David" w:hint="eastAsia"/>
          <w:rtl/>
        </w:rPr>
        <w:t>משמעות</w:t>
      </w:r>
      <w:r w:rsidRPr="00C60D93">
        <w:rPr>
          <w:rFonts w:ascii="David" w:hAnsi="David" w:cs="David"/>
          <w:rtl/>
        </w:rPr>
        <w:t xml:space="preserve"> </w:t>
      </w:r>
      <w:r w:rsidRPr="00C60D93">
        <w:rPr>
          <w:rFonts w:ascii="David" w:hAnsi="David" w:cs="David" w:hint="eastAsia"/>
          <w:rtl/>
        </w:rPr>
        <w:t>דומה</w:t>
      </w:r>
      <w:r w:rsidRPr="00C60D93">
        <w:rPr>
          <w:rFonts w:ascii="David" w:hAnsi="David" w:cs="David"/>
          <w:rtl/>
        </w:rPr>
        <w:t xml:space="preserve"> </w:t>
      </w:r>
      <w:r w:rsidRPr="00C60D93">
        <w:rPr>
          <w:rFonts w:ascii="David" w:hAnsi="David" w:cs="David" w:hint="eastAsia"/>
          <w:rtl/>
        </w:rPr>
        <w:t>יהיו</w:t>
      </w:r>
      <w:r w:rsidRPr="00C60D93">
        <w:rPr>
          <w:rFonts w:ascii="David" w:hAnsi="David" w:cs="David"/>
          <w:rtl/>
        </w:rPr>
        <w:t xml:space="preserve"> </w:t>
      </w:r>
      <w:r w:rsidRPr="00C60D93">
        <w:rPr>
          <w:rFonts w:ascii="David" w:hAnsi="David" w:cs="David" w:hint="eastAsia"/>
          <w:rtl/>
        </w:rPr>
        <w:t>בעלות</w:t>
      </w:r>
      <w:r w:rsidRPr="00C60D93">
        <w:rPr>
          <w:rFonts w:ascii="David" w:hAnsi="David" w:cs="David"/>
          <w:rtl/>
        </w:rPr>
        <w:t xml:space="preserve"> </w:t>
      </w:r>
      <w:r w:rsidRPr="00C60D93">
        <w:rPr>
          <w:rFonts w:ascii="David" w:hAnsi="David" w:cs="David" w:hint="eastAsia"/>
          <w:rtl/>
        </w:rPr>
        <w:t>נתיב</w:t>
      </w:r>
      <w:r w:rsidRPr="00C60D93">
        <w:rPr>
          <w:rFonts w:ascii="David" w:hAnsi="David" w:cs="David"/>
          <w:rtl/>
        </w:rPr>
        <w:t xml:space="preserve"> </w:t>
      </w:r>
      <w:r w:rsidRPr="00C60D93">
        <w:rPr>
          <w:rFonts w:ascii="David" w:hAnsi="David" w:cs="David" w:hint="eastAsia"/>
          <w:rtl/>
        </w:rPr>
        <w:t>קצר</w:t>
      </w:r>
      <w:r w:rsidRPr="00C60D93">
        <w:rPr>
          <w:rFonts w:ascii="David" w:hAnsi="David" w:cs="David"/>
          <w:rtl/>
        </w:rPr>
        <w:t xml:space="preserve"> </w:t>
      </w:r>
      <w:r w:rsidRPr="00C60D93">
        <w:rPr>
          <w:rFonts w:ascii="David" w:hAnsi="David" w:cs="David" w:hint="eastAsia"/>
          <w:rtl/>
        </w:rPr>
        <w:t>יותר</w:t>
      </w:r>
      <w:r w:rsidRPr="00C60D93">
        <w:rPr>
          <w:rFonts w:ascii="David" w:hAnsi="David" w:cs="David"/>
          <w:rtl/>
        </w:rPr>
        <w:t xml:space="preserve"> </w:t>
      </w:r>
      <w:r w:rsidRPr="00C60D93">
        <w:rPr>
          <w:rFonts w:ascii="David" w:hAnsi="David" w:cs="David" w:hint="eastAsia"/>
          <w:rtl/>
        </w:rPr>
        <w:t>ביניהן</w:t>
      </w:r>
      <w:r w:rsidRPr="00C60D93">
        <w:rPr>
          <w:rFonts w:ascii="David" w:hAnsi="David" w:cs="David"/>
          <w:rtl/>
        </w:rPr>
        <w:t xml:space="preserve"> </w:t>
      </w:r>
      <w:r w:rsidRPr="00C60D93">
        <w:rPr>
          <w:rFonts w:ascii="David" w:hAnsi="David" w:cs="David" w:hint="eastAsia"/>
          <w:rtl/>
        </w:rPr>
        <w:t>ממלים</w:t>
      </w:r>
      <w:r w:rsidRPr="00C60D93">
        <w:rPr>
          <w:rFonts w:ascii="David" w:hAnsi="David" w:cs="David"/>
          <w:rtl/>
        </w:rPr>
        <w:t xml:space="preserve"> </w:t>
      </w:r>
      <w:r w:rsidRPr="00C60D93">
        <w:rPr>
          <w:rFonts w:ascii="David" w:hAnsi="David" w:cs="David" w:hint="eastAsia"/>
          <w:rtl/>
        </w:rPr>
        <w:t>בעלות</w:t>
      </w:r>
      <w:r w:rsidRPr="00C60D93">
        <w:rPr>
          <w:rFonts w:ascii="David" w:hAnsi="David" w:cs="David"/>
          <w:rtl/>
        </w:rPr>
        <w:t xml:space="preserve"> </w:t>
      </w:r>
      <w:r w:rsidRPr="00C60D93">
        <w:rPr>
          <w:rFonts w:ascii="David" w:hAnsi="David" w:cs="David" w:hint="eastAsia"/>
          <w:rtl/>
        </w:rPr>
        <w:t>משמעות</w:t>
      </w:r>
      <w:r w:rsidRPr="00C60D93">
        <w:rPr>
          <w:rFonts w:ascii="David" w:hAnsi="David" w:cs="David"/>
          <w:rtl/>
        </w:rPr>
        <w:t xml:space="preserve"> </w:t>
      </w:r>
      <w:r w:rsidRPr="00C60D93">
        <w:rPr>
          <w:rFonts w:ascii="David" w:hAnsi="David" w:cs="David" w:hint="eastAsia"/>
          <w:rtl/>
        </w:rPr>
        <w:t>אחרת</w:t>
      </w:r>
      <w:r w:rsidRPr="00C60D93">
        <w:rPr>
          <w:rFonts w:ascii="David" w:hAnsi="David" w:cs="David"/>
          <w:rtl/>
        </w:rPr>
        <w:t>.</w:t>
      </w:r>
      <w:r w:rsidR="00674457" w:rsidRPr="00C60D93">
        <w:rPr>
          <w:rFonts w:ascii="David" w:hAnsi="David" w:cs="David"/>
          <w:rtl/>
        </w:rPr>
        <w:t xml:space="preserve"> למשל</w:t>
      </w:r>
      <w:r w:rsidRPr="00C60D93">
        <w:rPr>
          <w:rFonts w:ascii="David" w:hAnsi="David" w:cs="David"/>
          <w:rtl/>
        </w:rPr>
        <w:t>,</w:t>
      </w:r>
      <w:r w:rsidR="00674457" w:rsidRPr="00C60D93">
        <w:rPr>
          <w:rFonts w:ascii="David" w:hAnsi="David" w:cs="David"/>
          <w:rtl/>
        </w:rPr>
        <w:t xml:space="preserve"> </w:t>
      </w:r>
      <w:r w:rsidRPr="00C60D93">
        <w:rPr>
          <w:rFonts w:ascii="David" w:hAnsi="David" w:cs="David"/>
          <w:rtl/>
        </w:rPr>
        <w:t>[</w:t>
      </w:r>
      <w:r w:rsidRPr="00C60D93">
        <w:rPr>
          <w:rFonts w:ascii="David" w:hAnsi="David" w:cs="David" w:hint="eastAsia"/>
          <w:i/>
          <w:iCs/>
          <w:rtl/>
        </w:rPr>
        <w:t>גידול</w:t>
      </w:r>
      <w:r w:rsidRPr="00C60D93">
        <w:rPr>
          <w:rFonts w:ascii="David" w:hAnsi="David" w:cs="David"/>
          <w:rtl/>
        </w:rPr>
        <w:t xml:space="preserve">, </w:t>
      </w:r>
      <w:r w:rsidRPr="00C60D93">
        <w:rPr>
          <w:rFonts w:ascii="David" w:hAnsi="David" w:cs="David" w:hint="eastAsia"/>
          <w:i/>
          <w:iCs/>
          <w:rtl/>
        </w:rPr>
        <w:t>סרטן</w:t>
      </w:r>
      <w:r w:rsidRPr="00C60D93">
        <w:rPr>
          <w:rFonts w:ascii="David" w:hAnsi="David" w:cs="David"/>
          <w:rtl/>
        </w:rPr>
        <w:t xml:space="preserve">] </w:t>
      </w:r>
      <w:r w:rsidR="00674457" w:rsidRPr="00C60D93">
        <w:rPr>
          <w:rFonts w:ascii="David" w:hAnsi="David" w:cs="David"/>
          <w:rtl/>
        </w:rPr>
        <w:t xml:space="preserve">לעומת </w:t>
      </w:r>
      <w:r w:rsidRPr="00C60D93">
        <w:rPr>
          <w:rFonts w:ascii="David" w:hAnsi="David" w:cs="David"/>
          <w:rtl/>
        </w:rPr>
        <w:t>[</w:t>
      </w:r>
      <w:r w:rsidRPr="00C60D93">
        <w:rPr>
          <w:rFonts w:ascii="David" w:hAnsi="David" w:cs="David" w:hint="eastAsia"/>
          <w:i/>
          <w:iCs/>
          <w:rtl/>
        </w:rPr>
        <w:t>גידול</w:t>
      </w:r>
      <w:r w:rsidR="00674457" w:rsidRPr="00C60D93">
        <w:rPr>
          <w:rFonts w:ascii="David" w:hAnsi="David" w:cs="David"/>
          <w:i/>
          <w:iCs/>
          <w:rtl/>
        </w:rPr>
        <w:t xml:space="preserve">, </w:t>
      </w:r>
      <w:r w:rsidRPr="00C60D93">
        <w:rPr>
          <w:rFonts w:ascii="David" w:hAnsi="David" w:cs="David" w:hint="eastAsia"/>
          <w:i/>
          <w:iCs/>
          <w:rtl/>
        </w:rPr>
        <w:t>שבר</w:t>
      </w:r>
      <w:r w:rsidRPr="00C60D93">
        <w:rPr>
          <w:rFonts w:ascii="David" w:hAnsi="David" w:cs="David"/>
          <w:rtl/>
        </w:rPr>
        <w:t xml:space="preserve">] </w:t>
      </w:r>
      <w:r w:rsidRPr="00C60D93">
        <w:rPr>
          <w:rFonts w:ascii="David" w:hAnsi="David" w:cs="David"/>
          <w:noProof/>
          <w:rtl/>
        </w:rPr>
        <mc:AlternateContent>
          <mc:Choice Requires="wps">
            <w:drawing>
              <wp:inline distT="0" distB="0" distL="0" distR="0" wp14:anchorId="4541E911" wp14:editId="0C96F823">
                <wp:extent cx="102358" cy="45719"/>
                <wp:effectExtent l="19050" t="19050" r="12065" b="31115"/>
                <wp:docPr id="27" name="Arrow: Left 27"/>
                <wp:cNvGraphicFramePr/>
                <a:graphic xmlns:a="http://schemas.openxmlformats.org/drawingml/2006/main">
                  <a:graphicData uri="http://schemas.microsoft.com/office/word/2010/wordprocessingShape">
                    <wps:wsp>
                      <wps:cNvSpPr/>
                      <wps:spPr>
                        <a:xfrm>
                          <a:off x="0" y="0"/>
                          <a:ext cx="102358"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inline>
            </w:drawing>
          </mc:Choice>
          <mc:Fallback>
            <w:pict>
              <v:shapetype w14:anchorId="067580C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7" o:spid="_x0000_s1026" type="#_x0000_t66" style="width:8.0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" adj="4824" fillcolor="#4472c4 [3204]" strokecolor="#1f3763 [1604]" strokeweight="1pt">
                <w10:wrap anchorx="page"/>
                <w10:anchorlock/>
              </v:shape>
            </w:pict>
          </mc:Fallback>
        </mc:AlternateContent>
      </w:r>
      <w:r w:rsidRPr="00C60D93">
        <w:rPr>
          <w:rFonts w:ascii="David" w:hAnsi="David" w:cs="David" w:hint="eastAsia"/>
          <w:rtl/>
        </w:rPr>
        <w:t>נצפה</w:t>
      </w:r>
      <w:r w:rsidRPr="00C60D93">
        <w:rPr>
          <w:rFonts w:ascii="David" w:hAnsi="David" w:cs="David"/>
          <w:rtl/>
        </w:rPr>
        <w:t xml:space="preserve"> שהמרחק בין </w:t>
      </w:r>
      <w:r w:rsidRPr="00C60D93">
        <w:rPr>
          <w:rFonts w:ascii="David" w:hAnsi="David" w:cs="David" w:hint="eastAsia"/>
          <w:i/>
          <w:iCs/>
          <w:rtl/>
        </w:rPr>
        <w:t>גידול</w:t>
      </w:r>
      <w:r w:rsidRPr="00C60D93">
        <w:rPr>
          <w:rFonts w:ascii="David" w:hAnsi="David" w:cs="David"/>
          <w:rtl/>
        </w:rPr>
        <w:t xml:space="preserve"> ו</w:t>
      </w:r>
      <w:r w:rsidRPr="00C60D93">
        <w:rPr>
          <w:rFonts w:ascii="David" w:hAnsi="David" w:cs="David" w:hint="eastAsia"/>
          <w:i/>
          <w:iCs/>
          <w:rtl/>
        </w:rPr>
        <w:t>סרטן</w:t>
      </w:r>
      <w:r w:rsidRPr="00C60D93">
        <w:rPr>
          <w:rFonts w:ascii="David" w:hAnsi="David" w:cs="David"/>
          <w:i/>
          <w:iCs/>
          <w:rtl/>
        </w:rPr>
        <w:t xml:space="preserve"> </w:t>
      </w:r>
      <w:r w:rsidRPr="00C60D93">
        <w:rPr>
          <w:rFonts w:ascii="David" w:hAnsi="David" w:cs="David" w:hint="eastAsia"/>
          <w:rtl/>
        </w:rPr>
        <w:t>יהיה</w:t>
      </w:r>
      <w:r w:rsidRPr="00C60D93">
        <w:rPr>
          <w:rFonts w:ascii="David" w:hAnsi="David" w:cs="David"/>
          <w:rtl/>
        </w:rPr>
        <w:t xml:space="preserve"> </w:t>
      </w:r>
      <w:r w:rsidRPr="00C60D93">
        <w:rPr>
          <w:rFonts w:ascii="David" w:hAnsi="David" w:cs="David" w:hint="eastAsia"/>
          <w:rtl/>
        </w:rPr>
        <w:t>קצר</w:t>
      </w:r>
      <w:r w:rsidRPr="00C60D93">
        <w:rPr>
          <w:rFonts w:ascii="David" w:hAnsi="David" w:cs="David"/>
          <w:rtl/>
        </w:rPr>
        <w:t xml:space="preserve"> </w:t>
      </w:r>
      <w:r w:rsidRPr="00C60D93">
        <w:rPr>
          <w:rFonts w:ascii="David" w:hAnsi="David" w:cs="David" w:hint="eastAsia"/>
          <w:rtl/>
        </w:rPr>
        <w:t>יותר</w:t>
      </w:r>
      <w:r w:rsidRPr="00C60D93">
        <w:rPr>
          <w:rFonts w:ascii="David" w:hAnsi="David" w:cs="David"/>
          <w:rtl/>
        </w:rPr>
        <w:t>.</w:t>
      </w:r>
    </w:p>
    <w:p w14:paraId="709AE23C" w14:textId="590A0908" w:rsidR="00A102B9" w:rsidRDefault="00A048FA" w:rsidP="00C60D93">
      <w:pPr>
        <w:spacing w:after="0"/>
        <w:ind w:left="206" w:right="206"/>
        <w:rPr>
          <w:ins w:id="238" w:author="Avi Turner" w:date="2018-12-10T18:47:00Z"/>
          <w:rFonts w:ascii="David" w:hAnsi="David" w:cs="David"/>
          <w:rtl/>
        </w:rPr>
      </w:pPr>
      <w:ins w:id="239" w:author="Avi Turner" w:date="2018-12-10T18:47:00Z">
        <w:r>
          <w:rPr>
            <w:rFonts w:ascii="David" w:hAnsi="David" w:cs="David" w:hint="cs"/>
            <w:rtl/>
          </w:rPr>
          <w:t>הציון מתקבל על ידי:</w:t>
        </w:r>
      </w:ins>
    </w:p>
    <w:p w14:paraId="66DDACF0" w14:textId="5C3A88E9" w:rsidR="00A048FA" w:rsidRPr="00A048FA" w:rsidRDefault="00A048FA" w:rsidP="00C60D93">
      <w:pPr>
        <w:spacing w:after="0"/>
        <w:ind w:left="206" w:right="206"/>
        <w:rPr>
          <w:ins w:id="240" w:author="Avi Turner" w:date="2018-12-10T18:57:00Z"/>
          <w:rFonts w:ascii="David" w:hAnsi="David" w:cs="David"/>
          <w:i/>
          <w:rtl/>
        </w:rPr>
      </w:pPr>
      <m:oMathPara>
        <m:oMath>
          <m:r>
            <w:ins w:id="241" w:author="Avi Turner" w:date="2018-12-10T18:48:00Z">
              <w:rPr>
                <w:rFonts w:ascii="Cambria Math" w:hAnsi="Cambria Math" w:cstheme="minorBidi"/>
              </w:rPr>
              <m:t>s(</m:t>
            </w:ins>
          </m:r>
          <m:sSub>
            <m:sSubPr>
              <m:ctrlPr>
                <w:ins w:id="242" w:author="Avi Turner" w:date="2018-12-10T18:49:00Z">
                  <w:rPr>
                    <w:rFonts w:ascii="Cambria Math" w:hAnsi="Cambria Math" w:cstheme="minorBidi"/>
                    <w:i/>
                  </w:rPr>
                </w:ins>
              </m:ctrlPr>
            </m:sSubPr>
            <m:e>
              <m:r>
                <w:ins w:id="243" w:author="Avi Turner" w:date="2018-12-10T18:48:00Z">
                  <w:rPr>
                    <w:rFonts w:ascii="Cambria Math" w:hAnsi="Cambria Math" w:cstheme="minorBidi"/>
                  </w:rPr>
                  <m:t>c</m:t>
                </w:ins>
              </m:r>
            </m:e>
            <m:sub>
              <m:r>
                <w:ins w:id="244" w:author="Avi Turner" w:date="2018-12-10T18:49:00Z">
                  <w:rPr>
                    <w:rFonts w:ascii="Cambria Math" w:hAnsi="Cambria Math" w:cstheme="minorBidi"/>
                  </w:rPr>
                  <m:t>1</m:t>
                </w:ins>
              </m:r>
            </m:sub>
          </m:sSub>
          <m:r>
            <w:ins w:id="245" w:author="Avi Turner" w:date="2018-12-10T18:48:00Z">
              <w:rPr>
                <w:rFonts w:ascii="Cambria Math" w:hAnsi="Cambria Math" w:cstheme="minorBidi"/>
              </w:rPr>
              <m:t>,</m:t>
            </w:ins>
          </m:r>
          <m:sSub>
            <m:sSubPr>
              <m:ctrlPr>
                <w:ins w:id="246" w:author="Avi Turner" w:date="2018-12-10T18:49:00Z">
                  <w:rPr>
                    <w:rFonts w:ascii="Cambria Math" w:hAnsi="Cambria Math" w:cstheme="minorBidi"/>
                    <w:i/>
                  </w:rPr>
                </w:ins>
              </m:ctrlPr>
            </m:sSubPr>
            <m:e>
              <m:r>
                <w:ins w:id="247" w:author="Avi Turner" w:date="2018-12-10T18:48:00Z">
                  <w:rPr>
                    <w:rFonts w:ascii="Cambria Math" w:hAnsi="Cambria Math" w:cstheme="minorBidi"/>
                  </w:rPr>
                  <m:t>c</m:t>
                </w:ins>
              </m:r>
            </m:e>
            <m:sub>
              <m:r>
                <w:ins w:id="248" w:author="Avi Turner" w:date="2018-12-10T18:49:00Z">
                  <w:rPr>
                    <w:rFonts w:ascii="Cambria Math" w:hAnsi="Cambria Math" w:cstheme="minorBidi"/>
                  </w:rPr>
                  <m:t>2</m:t>
                </w:ins>
              </m:r>
            </m:sub>
          </m:sSub>
          <m:r>
            <w:ins w:id="249" w:author="Avi Turner" w:date="2018-12-10T18:48:00Z">
              <w:rPr>
                <w:rFonts w:ascii="Cambria Math" w:hAnsi="Cambria Math" w:cstheme="minorBidi"/>
              </w:rPr>
              <m:t>)</m:t>
            </w:ins>
          </m:r>
          <m:r>
            <w:ins w:id="250" w:author="Avi Turner" w:date="2018-12-10T18:48:00Z">
              <m:rPr>
                <m:sty m:val="p"/>
              </m:rPr>
              <w:rPr>
                <w:rFonts w:ascii="Cambria Math" w:hAnsi="Cambria Math" w:cs="Cambria Math"/>
              </w:rPr>
              <m:t>=</m:t>
            </w:ins>
          </m:r>
          <m:f>
            <m:fPr>
              <m:ctrlPr>
                <w:ins w:id="251" w:author="Avi Turner" w:date="2018-12-10T18:48:00Z">
                  <w:rPr>
                    <w:rFonts w:ascii="Cambria Math" w:hAnsi="Cambria Math" w:cs="David"/>
                  </w:rPr>
                </w:ins>
              </m:ctrlPr>
            </m:fPr>
            <m:num>
              <m:r>
                <w:ins w:id="252" w:author="Avi Turner" w:date="2018-12-10T18:48:00Z">
                  <m:rPr>
                    <m:sty m:val="p"/>
                  </m:rPr>
                  <w:rPr>
                    <w:rFonts w:ascii="Cambria Math" w:hAnsi="Cambria Math" w:cs="Cambria Math"/>
                  </w:rPr>
                  <m:t>2</m:t>
                </w:ins>
              </m:r>
              <m:r>
                <w:ins w:id="253" w:author="Avi Turner" w:date="2018-12-10T18:48:00Z">
                  <m:rPr>
                    <m:sty m:val="p"/>
                  </m:rPr>
                  <w:rPr>
                    <w:rFonts w:ascii="Cambria Math" w:hAnsi="Cambria Math"/>
                  </w:rPr>
                  <m:t xml:space="preserve"> ·</m:t>
                </w:ins>
              </m:r>
              <m:r>
                <w:ins w:id="254" w:author="Avi Turner" w:date="2018-12-10T18:49:00Z">
                  <w:rPr>
                    <w:rFonts w:ascii="Cambria Math" w:hAnsi="Cambria Math" w:cs="David"/>
                  </w:rPr>
                  <m:t>d(</m:t>
                </w:ins>
              </m:r>
              <m:sSub>
                <m:sSubPr>
                  <m:ctrlPr>
                    <w:ins w:id="255" w:author="Avi Turner" w:date="2018-12-10T18:49:00Z">
                      <w:rPr>
                        <w:rFonts w:ascii="Cambria Math" w:hAnsi="Cambria Math" w:cs="David"/>
                        <w:i/>
                      </w:rPr>
                    </w:ins>
                  </m:ctrlPr>
                </m:sSubPr>
                <m:e>
                  <m:r>
                    <w:ins w:id="256" w:author="Avi Turner" w:date="2018-12-10T18:49:00Z">
                      <w:rPr>
                        <w:rFonts w:ascii="Cambria Math" w:hAnsi="Cambria Math" w:cs="David"/>
                      </w:rPr>
                      <m:t>c</m:t>
                    </w:ins>
                  </m:r>
                </m:e>
                <m:sub>
                  <m:r>
                    <w:ins w:id="257" w:author="Avi Turner" w:date="2018-12-10T18:49:00Z">
                      <w:rPr>
                        <w:rFonts w:ascii="Cambria Math" w:hAnsi="Cambria Math" w:cs="David"/>
                      </w:rPr>
                      <m:t>0</m:t>
                    </w:ins>
                  </m:r>
                </m:sub>
              </m:sSub>
              <m:r>
                <w:ins w:id="258" w:author="Avi Turner" w:date="2018-12-10T18:49:00Z">
                  <w:rPr>
                    <w:rFonts w:ascii="Cambria Math" w:hAnsi="Cambria Math" w:cs="David"/>
                  </w:rPr>
                  <m:t>)</m:t>
                </w:ins>
              </m:r>
            </m:num>
            <m:den>
              <m:r>
                <w:ins w:id="259" w:author="Avi Turner" w:date="2018-12-10T18:50:00Z">
                  <m:rPr>
                    <m:sty m:val="p"/>
                  </m:rPr>
                  <w:rPr>
                    <w:rFonts w:ascii="Cambria Math" w:hAnsi="Cambria Math" w:cs="Cambria Math"/>
                  </w:rPr>
                  <m:t>d</m:t>
                </w:ins>
              </m:r>
              <m:d>
                <m:dPr>
                  <m:ctrlPr>
                    <w:ins w:id="260" w:author="Avi Turner" w:date="2018-12-10T18:50:00Z">
                      <w:rPr>
                        <w:rFonts w:ascii="Cambria Math" w:hAnsi="Cambria Math" w:cs="Cambria Math"/>
                      </w:rPr>
                    </w:ins>
                  </m:ctrlPr>
                </m:dPr>
                <m:e>
                  <m:sSub>
                    <m:sSubPr>
                      <m:ctrlPr>
                        <w:ins w:id="261" w:author="Avi Turner" w:date="2018-12-10T18:50:00Z">
                          <w:rPr>
                            <w:rFonts w:ascii="Cambria Math" w:hAnsi="Cambria Math" w:cs="Cambria Math"/>
                            <w:i/>
                          </w:rPr>
                        </w:ins>
                      </m:ctrlPr>
                    </m:sSubPr>
                    <m:e>
                      <m:r>
                        <w:ins w:id="262" w:author="Avi Turner" w:date="2018-12-10T18:50:00Z">
                          <w:rPr>
                            <w:rFonts w:ascii="Cambria Math" w:hAnsi="Cambria Math" w:cs="Cambria Math"/>
                          </w:rPr>
                          <m:t>c</m:t>
                        </w:ins>
                      </m:r>
                      <m:ctrlPr>
                        <w:ins w:id="263" w:author="Avi Turner" w:date="2018-12-10T18:50:00Z">
                          <w:rPr>
                            <w:rFonts w:ascii="Cambria Math" w:hAnsi="Cambria Math" w:cs="Cambria Math"/>
                          </w:rPr>
                        </w:ins>
                      </m:ctrlPr>
                    </m:e>
                    <m:sub>
                      <m:r>
                        <w:ins w:id="264" w:author="Avi Turner" w:date="2018-12-10T18:50:00Z">
                          <w:rPr>
                            <w:rFonts w:ascii="Cambria Math" w:hAnsi="Cambria Math" w:cs="Cambria Math"/>
                          </w:rPr>
                          <m:t>1</m:t>
                        </w:ins>
                      </m:r>
                    </m:sub>
                  </m:sSub>
                </m:e>
              </m:d>
              <m:r>
                <w:ins w:id="265" w:author="Avi Turner" w:date="2018-12-10T18:50:00Z">
                  <m:rPr>
                    <m:sty m:val="p"/>
                  </m:rPr>
                  <w:rPr>
                    <w:rFonts w:ascii="Cambria Math" w:hAnsi="Cambria Math" w:cs="Cambria Math"/>
                  </w:rPr>
                  <m:t>+d(</m:t>
                </w:ins>
              </m:r>
              <m:sSub>
                <m:sSubPr>
                  <m:ctrlPr>
                    <w:ins w:id="266" w:author="Avi Turner" w:date="2018-12-10T18:50:00Z">
                      <w:rPr>
                        <w:rFonts w:ascii="Cambria Math" w:hAnsi="Cambria Math" w:cs="Cambria Math"/>
                      </w:rPr>
                    </w:ins>
                  </m:ctrlPr>
                </m:sSubPr>
                <m:e>
                  <m:r>
                    <w:ins w:id="267" w:author="Avi Turner" w:date="2018-12-10T18:50:00Z">
                      <m:rPr>
                        <m:sty m:val="p"/>
                      </m:rPr>
                      <w:rPr>
                        <w:rFonts w:ascii="Cambria Math" w:hAnsi="Cambria Math" w:cs="Cambria Math"/>
                      </w:rPr>
                      <m:t>c</m:t>
                    </w:ins>
                  </m:r>
                </m:e>
                <m:sub>
                  <m:r>
                    <w:ins w:id="268" w:author="Avi Turner" w:date="2018-12-10T18:50:00Z">
                      <m:rPr>
                        <m:sty m:val="p"/>
                      </m:rPr>
                      <w:rPr>
                        <w:rFonts w:ascii="Cambria Math" w:hAnsi="Cambria Math" w:cs="Cambria Math"/>
                      </w:rPr>
                      <m:t>2</m:t>
                    </w:ins>
                  </m:r>
                </m:sub>
              </m:sSub>
              <m:r>
                <w:ins w:id="269" w:author="Avi Turner" w:date="2018-12-10T18:50:00Z">
                  <w:rPr>
                    <w:rFonts w:ascii="Cambria Math" w:hAnsi="Cambria Math" w:cs="David"/>
                  </w:rPr>
                  <m:t>)</m:t>
                </w:ins>
              </m:r>
            </m:den>
          </m:f>
        </m:oMath>
      </m:oMathPara>
    </w:p>
    <w:p w14:paraId="4CA3485B" w14:textId="3219C030" w:rsidR="00A048FA" w:rsidRDefault="00A048FA" w:rsidP="00C60D93">
      <w:pPr>
        <w:spacing w:after="0"/>
        <w:ind w:left="206" w:right="206"/>
        <w:rPr>
          <w:ins w:id="270" w:author="Avi Turner" w:date="2018-12-10T18:57:00Z"/>
          <w:rFonts w:ascii="David" w:hAnsi="David" w:cs="David"/>
          <w:i/>
          <w:rtl/>
        </w:rPr>
      </w:pPr>
    </w:p>
    <w:p w14:paraId="02D5F146" w14:textId="3604F302" w:rsidR="00D01F93" w:rsidRPr="00A048FA" w:rsidRDefault="00D01F93" w:rsidP="00CE28F0">
      <w:pPr>
        <w:spacing w:after="0"/>
        <w:ind w:left="206" w:right="206"/>
        <w:rPr>
          <w:rFonts w:ascii="David" w:hAnsi="David" w:cs="David"/>
          <w:i/>
          <w:rtl/>
          <w:rPrChange w:id="271" w:author="Avi Turner" w:date="2018-12-10T18:57:00Z">
            <w:rPr>
              <w:rFonts w:ascii="David" w:hAnsi="David" w:cs="David"/>
              <w:rtl/>
            </w:rPr>
          </w:rPrChange>
        </w:rPr>
      </w:pPr>
      <w:ins w:id="272" w:author="Avi Turner" w:date="2018-12-10T19:00:00Z">
        <w:r>
          <w:rPr>
            <w:rFonts w:ascii="David" w:hAnsi="David" w:cs="David" w:hint="cs"/>
            <w:i/>
            <w:rtl/>
          </w:rPr>
          <w:t xml:space="preserve">כאשר </w:t>
        </w:r>
        <w:r>
          <w:rPr>
            <w:rFonts w:ascii="David" w:hAnsi="David" w:cs="David"/>
            <w:i/>
          </w:rPr>
          <w:t>c1</w:t>
        </w:r>
        <w:r>
          <w:rPr>
            <w:rFonts w:ascii="David" w:hAnsi="David" w:cs="David" w:hint="cs"/>
            <w:i/>
            <w:rtl/>
          </w:rPr>
          <w:t xml:space="preserve"> ו </w:t>
        </w:r>
        <w:r>
          <w:rPr>
            <w:rFonts w:ascii="David" w:hAnsi="David" w:cs="David"/>
            <w:i/>
          </w:rPr>
          <w:t>c2</w:t>
        </w:r>
        <w:r>
          <w:rPr>
            <w:rFonts w:ascii="David" w:hAnsi="David" w:cs="David" w:hint="cs"/>
            <w:i/>
            <w:rtl/>
          </w:rPr>
          <w:t xml:space="preserve"> ה</w:t>
        </w:r>
      </w:ins>
      <w:ins w:id="273" w:author="Avi Turner" w:date="2018-12-10T19:01:00Z">
        <w:r>
          <w:rPr>
            <w:rFonts w:ascii="David" w:hAnsi="David" w:cs="David" w:hint="cs"/>
            <w:i/>
            <w:rtl/>
          </w:rPr>
          <w:t xml:space="preserve">ן </w:t>
        </w:r>
      </w:ins>
      <w:ins w:id="274" w:author="Avi Turner" w:date="2018-12-10T19:00:00Z">
        <w:r>
          <w:rPr>
            <w:rFonts w:ascii="David" w:hAnsi="David" w:cs="David" w:hint="cs"/>
            <w:i/>
            <w:rtl/>
          </w:rPr>
          <w:t xml:space="preserve">המילים שרוצים </w:t>
        </w:r>
      </w:ins>
      <w:ins w:id="275" w:author="Avi Turner" w:date="2018-12-10T19:01:00Z">
        <w:r>
          <w:rPr>
            <w:rFonts w:ascii="David" w:hAnsi="David" w:cs="David" w:hint="cs"/>
            <w:i/>
            <w:rtl/>
          </w:rPr>
          <w:t>לחשב את הדמיון ביניהן, ו</w:t>
        </w:r>
        <w:r>
          <w:rPr>
            <w:rFonts w:ascii="David" w:hAnsi="David" w:cs="David"/>
            <w:i/>
          </w:rPr>
          <w:t>c0</w:t>
        </w:r>
        <w:r>
          <w:rPr>
            <w:rFonts w:ascii="David" w:hAnsi="David" w:cs="David" w:hint="cs"/>
            <w:i/>
            <w:rtl/>
          </w:rPr>
          <w:t xml:space="preserve"> הוא המילה הספציפית ביותר הנמצאת </w:t>
        </w:r>
      </w:ins>
      <w:ins w:id="276" w:author="Avi Turner" w:date="2018-12-10T19:02:00Z">
        <w:r>
          <w:rPr>
            <w:rFonts w:ascii="David" w:hAnsi="David" w:cs="David" w:hint="cs"/>
            <w:i/>
            <w:rtl/>
          </w:rPr>
          <w:t>בנתיב לשני המילים. כלומר האב הקדמון המשותף הקרוב ביותר לשתי המילים</w:t>
        </w:r>
      </w:ins>
      <w:ins w:id="277" w:author="Avi Turner" w:date="2018-12-10T19:33:00Z">
        <w:r w:rsidR="00947B36">
          <w:rPr>
            <w:rFonts w:ascii="David" w:hAnsi="David" w:cs="David" w:hint="cs"/>
            <w:i/>
            <w:rtl/>
          </w:rPr>
          <w:t xml:space="preserve"> </w:t>
        </w:r>
        <w:r w:rsidR="00947B36">
          <w:rPr>
            <w:rFonts w:ascii="David" w:hAnsi="David" w:cs="David"/>
            <w:i/>
            <w:rtl/>
          </w:rPr>
          <w:fldChar w:fldCharType="begin" w:fldLock="1"/>
        </w:r>
      </w:ins>
      <w:r w:rsidR="00C77E3D">
        <w:rPr>
          <w:rFonts w:ascii="David" w:hAnsi="David" w:cs="David"/>
          <w:i/>
        </w:rPr>
        <w:instrText>ADDIN CSL_CITATION {"citationItems":[{"id":"ITEM-1","itemData":{"ISBN":"9781937284220","author":[{"dropping-particle":"","family":"Buscaldi","given":"Davide","non-dropping-particle":"","parse-names":false,"suffix":""},{"dropping-particle":"","family":"Tournier","given":"Ronan","non-dropping-particle":"","parse-names":false,"suffix":""},{"dropping-particle":"","family":"Aussenac-gilles","given":"Nathalie","non-dropping-particle":"","parse-names":false,"suffix":""},{"dropping-particle":"","family":"Mothe","given":"Josiane","non-dropping-particle":"","parse-names":false,"suffix":""}],"container-title":"First Joint Conference on Lexical and Computational Semantics (*SEM 2012)","id":"ITEM-1","issued":{"date-parts":[["2012"]]},"page":"552-556","title":"IRIT : Textual Similarity Combining Conceptual Similarity with an N-Gram Comparison Method","type":"article-journal"},"uris":["http://www.mendeley.com/documents/?uuid=e1bd63cd-4eb1-4017-9bad-e09b4e3f5966"]}],"mendeley":{"formattedCitation":"(Buscaldi, Tournier, Aussenac-gilles, &amp; Mothe, 2012)","plainTextFormattedCitation":"(Buscaldi, Tournier, Aussenac-gilles, &amp; Mothe, 2012)","previouslyFormattedCitation":"(Buscaldi, Tournier, Aussenac-gilles, &amp; Mothe, 2012)"},"properties":{"noteIndex":0},"schema":"https://github.com/citation-style-language/schema/raw/master/csl-citation.json"}</w:instrText>
      </w:r>
      <w:r w:rsidR="00947B36">
        <w:rPr>
          <w:rFonts w:ascii="David" w:hAnsi="David" w:cs="David"/>
          <w:i/>
          <w:rtl/>
        </w:rPr>
        <w:fldChar w:fldCharType="separate"/>
      </w:r>
      <w:r w:rsidR="00947B36" w:rsidRPr="00947B36">
        <w:rPr>
          <w:rFonts w:ascii="David" w:hAnsi="David" w:cs="David"/>
          <w:noProof/>
        </w:rPr>
        <w:t>(Buscaldi, Tournier, Aussenac-gilles, &amp; Mothe, 2012)</w:t>
      </w:r>
      <w:ins w:id="278" w:author="Avi Turner" w:date="2018-12-10T19:33:00Z">
        <w:r w:rsidR="00947B36">
          <w:rPr>
            <w:rFonts w:ascii="David" w:hAnsi="David" w:cs="David"/>
            <w:i/>
            <w:rtl/>
          </w:rPr>
          <w:fldChar w:fldCharType="end"/>
        </w:r>
      </w:ins>
      <w:ins w:id="279" w:author="Avi Turner" w:date="2018-12-10T19:02:00Z">
        <w:r>
          <w:rPr>
            <w:rFonts w:ascii="David" w:hAnsi="David" w:cs="David" w:hint="cs"/>
            <w:i/>
            <w:rtl/>
          </w:rPr>
          <w:t>.</w:t>
        </w:r>
      </w:ins>
    </w:p>
    <w:p w14:paraId="5A7413DB" w14:textId="77777777" w:rsidR="001B7333" w:rsidRPr="00C60D93" w:rsidRDefault="001B7333" w:rsidP="001B7333">
      <w:pPr>
        <w:spacing w:after="0"/>
        <w:ind w:left="232" w:right="206"/>
        <w:rPr>
          <w:rFonts w:ascii="David" w:hAnsi="David" w:cs="David"/>
          <w:rtl/>
        </w:rPr>
      </w:pPr>
    </w:p>
    <w:p w14:paraId="089A4040" w14:textId="2EE0409F" w:rsidR="00E1746A" w:rsidRPr="00C60D93" w:rsidRDefault="00E1746A" w:rsidP="00E1746A">
      <w:pPr>
        <w:pStyle w:val="Heading3"/>
        <w:ind w:firstLine="206"/>
        <w:rPr>
          <w:rFonts w:ascii="David" w:hAnsi="David" w:cs="David"/>
          <w:rtl/>
        </w:rPr>
      </w:pPr>
      <w:bookmarkStart w:id="280" w:name="_Toc532235151"/>
      <w:commentRangeStart w:id="281"/>
      <w:r w:rsidRPr="00C60D93">
        <w:rPr>
          <w:rFonts w:ascii="David" w:hAnsi="David" w:cs="David"/>
        </w:rPr>
        <w:t>BLEU</w:t>
      </w:r>
      <w:commentRangeEnd w:id="281"/>
      <w:r w:rsidR="00B60B99">
        <w:rPr>
          <w:rStyle w:val="CommentReference"/>
          <w:rFonts w:asciiTheme="minorHAnsi" w:eastAsia="Times New Roman" w:hAnsi="Times New Roman" w:cs="Times New Roman"/>
          <w:color w:val="auto"/>
        </w:rPr>
        <w:commentReference w:id="281"/>
      </w:r>
      <w:bookmarkEnd w:id="280"/>
    </w:p>
    <w:p w14:paraId="58C4B250" w14:textId="6DD61BCF" w:rsidR="001B7333" w:rsidRPr="00C60D93" w:rsidRDefault="00E1746A" w:rsidP="00E40B7D">
      <w:pPr>
        <w:ind w:left="206" w:right="206"/>
        <w:rPr>
          <w:rFonts w:ascii="David" w:hAnsi="David" w:cs="David"/>
          <w:rtl/>
        </w:rPr>
      </w:pPr>
      <w:r w:rsidRPr="00C60D93">
        <w:rPr>
          <w:rFonts w:ascii="David" w:hAnsi="David" w:cs="David"/>
          <w:rtl/>
        </w:rPr>
        <w:t xml:space="preserve">אלגוריתם להערכת איכות טקסט אשר תורגם </w:t>
      </w:r>
      <w:r w:rsidRPr="00C60D93">
        <w:rPr>
          <w:rFonts w:ascii="David" w:hAnsi="David" w:cs="David" w:hint="eastAsia"/>
          <w:rtl/>
        </w:rPr>
        <w:t>ע</w:t>
      </w:r>
      <w:r w:rsidRPr="00C60D93">
        <w:rPr>
          <w:rFonts w:ascii="David" w:hAnsi="David" w:cs="David"/>
          <w:rtl/>
        </w:rPr>
        <w:t>"י מכונ</w:t>
      </w:r>
      <w:r w:rsidRPr="00C60D93">
        <w:rPr>
          <w:rFonts w:ascii="David" w:hAnsi="David" w:cs="David" w:hint="eastAsia"/>
          <w:rtl/>
        </w:rPr>
        <w:t>ה</w:t>
      </w:r>
      <w:r w:rsidR="00E40B7D" w:rsidRPr="00C60D93">
        <w:rPr>
          <w:rFonts w:ascii="David" w:hAnsi="David" w:cs="David"/>
          <w:rtl/>
        </w:rPr>
        <w:t xml:space="preserve"> תוך השוואה ל"אמת מוחלטת" (</w:t>
      </w:r>
      <w:r w:rsidR="00E40B7D" w:rsidRPr="00C60D93">
        <w:rPr>
          <w:rFonts w:ascii="David" w:hAnsi="David" w:cs="David"/>
        </w:rPr>
        <w:t>ground truth</w:t>
      </w:r>
      <w:r w:rsidR="00E40B7D" w:rsidRPr="00C60D93">
        <w:rPr>
          <w:rFonts w:ascii="David" w:hAnsi="David" w:cs="David"/>
          <w:rtl/>
        </w:rPr>
        <w:t>)</w:t>
      </w:r>
      <w:r w:rsidRPr="00C60D93">
        <w:rPr>
          <w:rFonts w:ascii="David" w:hAnsi="David" w:cs="David"/>
          <w:rtl/>
        </w:rPr>
        <w:t xml:space="preserve">. </w:t>
      </w:r>
    </w:p>
    <w:p w14:paraId="68D46553" w14:textId="77777777" w:rsidR="00E40B7D" w:rsidRPr="00C60D93" w:rsidRDefault="00E40B7D" w:rsidP="00E40B7D">
      <w:pPr>
        <w:ind w:left="206" w:right="206"/>
        <w:rPr>
          <w:rFonts w:ascii="David" w:hAnsi="David" w:cs="David"/>
          <w:rtl/>
        </w:rPr>
      </w:pPr>
      <w:r w:rsidRPr="00C60D93">
        <w:rPr>
          <w:rFonts w:ascii="David" w:hAnsi="David" w:cs="David" w:hint="eastAsia"/>
          <w:rtl/>
        </w:rPr>
        <w:t>במהלך</w:t>
      </w:r>
      <w:r w:rsidRPr="00C60D93">
        <w:rPr>
          <w:rFonts w:ascii="David" w:hAnsi="David" w:cs="David"/>
          <w:rtl/>
        </w:rPr>
        <w:t xml:space="preserve"> </w:t>
      </w:r>
      <w:r w:rsidRPr="00C60D93">
        <w:rPr>
          <w:rFonts w:ascii="David" w:hAnsi="David" w:cs="David" w:hint="eastAsia"/>
          <w:rtl/>
        </w:rPr>
        <w:t>ההערכה</w:t>
      </w:r>
      <w:r w:rsidRPr="00C60D93">
        <w:rPr>
          <w:rFonts w:ascii="David" w:hAnsi="David" w:cs="David"/>
          <w:rtl/>
        </w:rPr>
        <w:t>:</w:t>
      </w:r>
    </w:p>
    <w:p w14:paraId="79A54607" w14:textId="30D0C5F1" w:rsidR="00ED312B" w:rsidRPr="00C60D93" w:rsidRDefault="00ED312B" w:rsidP="00E40B7D">
      <w:pPr>
        <w:pStyle w:val="ListParagraph"/>
        <w:numPr>
          <w:ilvl w:val="0"/>
          <w:numId w:val="15"/>
        </w:numPr>
        <w:ind w:right="206"/>
        <w:rPr>
          <w:rFonts w:ascii="David" w:hAnsi="David" w:cs="David"/>
        </w:rPr>
      </w:pPr>
      <w:r w:rsidRPr="00C60D93">
        <w:rPr>
          <w:rFonts w:ascii="David" w:hAnsi="David" w:cs="David" w:hint="eastAsia"/>
          <w:rtl/>
        </w:rPr>
        <w:t>המילים</w:t>
      </w:r>
      <w:r w:rsidRPr="00C60D93">
        <w:rPr>
          <w:rFonts w:ascii="David" w:hAnsi="David" w:cs="David"/>
          <w:rtl/>
        </w:rPr>
        <w:t xml:space="preserve"> עוברים </w:t>
      </w:r>
      <w:r w:rsidRPr="00C60D93">
        <w:rPr>
          <w:rFonts w:ascii="David" w:hAnsi="David" w:cs="David"/>
        </w:rPr>
        <w:t>tokenization</w:t>
      </w:r>
      <w:r w:rsidRPr="00C60D93">
        <w:rPr>
          <w:rFonts w:ascii="David" w:hAnsi="David" w:cs="David"/>
          <w:rtl/>
        </w:rPr>
        <w:t xml:space="preserve">  - ממשפט לקורפוס של מילים:</w:t>
      </w:r>
    </w:p>
    <w:p w14:paraId="53102EC1" w14:textId="2DF06025" w:rsidR="00E40B7D" w:rsidRPr="00C60D93" w:rsidRDefault="00E40B7D" w:rsidP="00C60D93">
      <w:pPr>
        <w:pStyle w:val="ListParagraph"/>
        <w:numPr>
          <w:ilvl w:val="1"/>
          <w:numId w:val="15"/>
        </w:numPr>
        <w:ind w:right="206"/>
        <w:rPr>
          <w:rFonts w:ascii="David" w:hAnsi="David" w:cs="David"/>
        </w:rPr>
      </w:pPr>
      <w:r w:rsidRPr="00C60D93">
        <w:rPr>
          <w:rFonts w:ascii="David" w:hAnsi="David" w:cs="David" w:hint="eastAsia"/>
          <w:rtl/>
        </w:rPr>
        <w:t>כל</w:t>
      </w:r>
      <w:r w:rsidRPr="00C60D93">
        <w:rPr>
          <w:rFonts w:ascii="David" w:hAnsi="David" w:cs="David"/>
          <w:rtl/>
        </w:rPr>
        <w:t xml:space="preserve"> </w:t>
      </w:r>
      <w:r w:rsidRPr="00C60D93">
        <w:rPr>
          <w:rFonts w:ascii="David" w:hAnsi="David" w:cs="David" w:hint="eastAsia"/>
          <w:rtl/>
        </w:rPr>
        <w:t>האותיות</w:t>
      </w:r>
      <w:r w:rsidRPr="00C60D93">
        <w:rPr>
          <w:rFonts w:ascii="David" w:hAnsi="David" w:cs="David"/>
          <w:rtl/>
        </w:rPr>
        <w:t xml:space="preserve"> </w:t>
      </w:r>
      <w:r w:rsidRPr="00C60D93">
        <w:rPr>
          <w:rFonts w:ascii="David" w:hAnsi="David" w:cs="David" w:hint="eastAsia"/>
          <w:rtl/>
        </w:rPr>
        <w:t>מומרות</w:t>
      </w:r>
      <w:r w:rsidRPr="00C60D93">
        <w:rPr>
          <w:rFonts w:ascii="David" w:hAnsi="David" w:cs="David"/>
          <w:rtl/>
        </w:rPr>
        <w:t xml:space="preserve"> </w:t>
      </w:r>
      <w:r w:rsidRPr="00C60D93">
        <w:rPr>
          <w:rFonts w:ascii="David" w:hAnsi="David" w:cs="David" w:hint="eastAsia"/>
          <w:rtl/>
        </w:rPr>
        <w:t>ל</w:t>
      </w:r>
      <w:r w:rsidRPr="00C60D93">
        <w:rPr>
          <w:rFonts w:ascii="David" w:hAnsi="David" w:cs="David"/>
        </w:rPr>
        <w:t>lower case</w:t>
      </w:r>
    </w:p>
    <w:p w14:paraId="2A8CF43C" w14:textId="3CC77AD8" w:rsidR="00E40B7D" w:rsidRPr="00C60D93" w:rsidRDefault="00E40B7D" w:rsidP="00C60D93">
      <w:pPr>
        <w:pStyle w:val="ListParagraph"/>
        <w:numPr>
          <w:ilvl w:val="1"/>
          <w:numId w:val="15"/>
        </w:numPr>
        <w:ind w:right="206"/>
        <w:rPr>
          <w:rFonts w:ascii="David" w:hAnsi="David" w:cs="David"/>
        </w:rPr>
      </w:pPr>
      <w:r w:rsidRPr="00C60D93">
        <w:rPr>
          <w:rFonts w:ascii="David" w:hAnsi="David" w:cs="David" w:hint="eastAsia"/>
          <w:rtl/>
        </w:rPr>
        <w:t>סימני</w:t>
      </w:r>
      <w:r w:rsidRPr="00C60D93">
        <w:rPr>
          <w:rFonts w:ascii="David" w:hAnsi="David" w:cs="David"/>
          <w:rtl/>
        </w:rPr>
        <w:t xml:space="preserve"> </w:t>
      </w:r>
      <w:r w:rsidRPr="00C60D93">
        <w:rPr>
          <w:rFonts w:ascii="David" w:hAnsi="David" w:cs="David" w:hint="eastAsia"/>
          <w:rtl/>
        </w:rPr>
        <w:t>הפיסוק</w:t>
      </w:r>
      <w:r w:rsidRPr="00C60D93">
        <w:rPr>
          <w:rFonts w:ascii="David" w:hAnsi="David" w:cs="David"/>
          <w:rtl/>
        </w:rPr>
        <w:t xml:space="preserve"> </w:t>
      </w:r>
      <w:r w:rsidRPr="00C60D93">
        <w:rPr>
          <w:rFonts w:ascii="David" w:hAnsi="David" w:cs="David" w:hint="eastAsia"/>
          <w:rtl/>
        </w:rPr>
        <w:t>מוסרים</w:t>
      </w:r>
      <w:r w:rsidRPr="00C60D93">
        <w:rPr>
          <w:rFonts w:ascii="David" w:hAnsi="David" w:cs="David"/>
          <w:rtl/>
        </w:rPr>
        <w:t>.</w:t>
      </w:r>
    </w:p>
    <w:p w14:paraId="5F202662" w14:textId="64031F0F" w:rsidR="00ED312B" w:rsidRPr="00C60D93" w:rsidRDefault="00ED312B" w:rsidP="00E40B7D">
      <w:pPr>
        <w:pStyle w:val="ListParagraph"/>
        <w:numPr>
          <w:ilvl w:val="0"/>
          <w:numId w:val="15"/>
        </w:numPr>
        <w:ind w:right="206"/>
        <w:rPr>
          <w:rFonts w:ascii="David" w:hAnsi="David" w:cs="David"/>
        </w:rPr>
      </w:pPr>
      <w:r w:rsidRPr="00C60D93">
        <w:rPr>
          <w:rFonts w:ascii="David" w:hAnsi="David" w:cs="David" w:hint="eastAsia"/>
          <w:rtl/>
        </w:rPr>
        <w:t>מילות</w:t>
      </w:r>
      <w:r w:rsidRPr="00C60D93">
        <w:rPr>
          <w:rFonts w:ascii="David" w:hAnsi="David" w:cs="David"/>
          <w:rtl/>
        </w:rPr>
        <w:t xml:space="preserve"> נפוצות (</w:t>
      </w:r>
      <w:r w:rsidRPr="00C60D93">
        <w:rPr>
          <w:rFonts w:ascii="David" w:hAnsi="David" w:cs="David"/>
        </w:rPr>
        <w:t>stop words</w:t>
      </w:r>
      <w:r w:rsidRPr="00C60D93">
        <w:rPr>
          <w:rFonts w:ascii="David" w:hAnsi="David" w:cs="David"/>
          <w:rtl/>
        </w:rPr>
        <w:t xml:space="preserve">) </w:t>
      </w:r>
      <w:r w:rsidRPr="00C60D93">
        <w:rPr>
          <w:rFonts w:ascii="David" w:hAnsi="David" w:cs="David" w:hint="eastAsia"/>
          <w:rtl/>
        </w:rPr>
        <w:t>מוסרות</w:t>
      </w:r>
      <w:r w:rsidRPr="00C60D93">
        <w:rPr>
          <w:rFonts w:ascii="David" w:hAnsi="David" w:cs="David"/>
          <w:rtl/>
        </w:rPr>
        <w:t>.</w:t>
      </w:r>
    </w:p>
    <w:p w14:paraId="66CB7E01" w14:textId="0A8F3945" w:rsidR="00ED312B" w:rsidRPr="00C60D93" w:rsidRDefault="00ED312B" w:rsidP="00E40B7D">
      <w:pPr>
        <w:pStyle w:val="ListParagraph"/>
        <w:numPr>
          <w:ilvl w:val="0"/>
          <w:numId w:val="15"/>
        </w:numPr>
        <w:ind w:right="206"/>
        <w:rPr>
          <w:rFonts w:ascii="David" w:hAnsi="David" w:cs="David"/>
        </w:rPr>
      </w:pPr>
      <w:r w:rsidRPr="00C60D93">
        <w:rPr>
          <w:rFonts w:ascii="David" w:hAnsi="David" w:cs="David"/>
        </w:rPr>
        <w:t>Stemming</w:t>
      </w:r>
      <w:r w:rsidRPr="00C60D93">
        <w:rPr>
          <w:rFonts w:ascii="David" w:hAnsi="David" w:cs="David"/>
          <w:rtl/>
        </w:rPr>
        <w:t xml:space="preserve"> – </w:t>
      </w:r>
      <w:r w:rsidRPr="00C60D93">
        <w:rPr>
          <w:rFonts w:ascii="David" w:hAnsi="David" w:cs="David" w:hint="eastAsia"/>
          <w:rtl/>
        </w:rPr>
        <w:t>ייצוג</w:t>
      </w:r>
      <w:r w:rsidRPr="00C60D93">
        <w:rPr>
          <w:rFonts w:ascii="David" w:hAnsi="David" w:cs="David"/>
          <w:rtl/>
        </w:rPr>
        <w:t xml:space="preserve"> </w:t>
      </w:r>
      <w:r w:rsidRPr="00C60D93">
        <w:rPr>
          <w:rFonts w:ascii="David" w:hAnsi="David" w:cs="David" w:hint="eastAsia"/>
          <w:rtl/>
        </w:rPr>
        <w:t>ההטיות</w:t>
      </w:r>
      <w:r w:rsidRPr="00C60D93">
        <w:rPr>
          <w:rFonts w:ascii="David" w:hAnsi="David" w:cs="David"/>
          <w:rtl/>
        </w:rPr>
        <w:t xml:space="preserve"> </w:t>
      </w:r>
      <w:r w:rsidRPr="00C60D93">
        <w:rPr>
          <w:rFonts w:ascii="David" w:hAnsi="David" w:cs="David" w:hint="eastAsia"/>
          <w:rtl/>
        </w:rPr>
        <w:t>של</w:t>
      </w:r>
      <w:r w:rsidRPr="00C60D93">
        <w:rPr>
          <w:rFonts w:ascii="David" w:hAnsi="David" w:cs="David"/>
          <w:rtl/>
        </w:rPr>
        <w:t xml:space="preserve"> </w:t>
      </w:r>
      <w:r w:rsidRPr="00C60D93">
        <w:rPr>
          <w:rFonts w:ascii="David" w:hAnsi="David" w:cs="David" w:hint="eastAsia"/>
          <w:rtl/>
        </w:rPr>
        <w:t>מילה</w:t>
      </w:r>
      <w:r w:rsidRPr="00C60D93">
        <w:rPr>
          <w:rFonts w:ascii="David" w:hAnsi="David" w:cs="David"/>
          <w:rtl/>
        </w:rPr>
        <w:t xml:space="preserve"> </w:t>
      </w:r>
      <w:r w:rsidRPr="00C60D93">
        <w:rPr>
          <w:rFonts w:ascii="David" w:hAnsi="David" w:cs="David" w:hint="eastAsia"/>
          <w:rtl/>
        </w:rPr>
        <w:t>ע</w:t>
      </w:r>
      <w:r w:rsidRPr="00C60D93">
        <w:rPr>
          <w:rFonts w:ascii="David" w:hAnsi="David" w:cs="David"/>
          <w:rtl/>
        </w:rPr>
        <w:t xml:space="preserve">"י </w:t>
      </w:r>
      <w:r w:rsidRPr="00C60D93">
        <w:rPr>
          <w:rFonts w:ascii="David" w:hAnsi="David" w:cs="David" w:hint="eastAsia"/>
          <w:rtl/>
        </w:rPr>
        <w:t>ייצוג</w:t>
      </w:r>
      <w:r w:rsidRPr="00C60D93">
        <w:rPr>
          <w:rFonts w:ascii="David" w:hAnsi="David" w:cs="David"/>
          <w:rtl/>
        </w:rPr>
        <w:t xml:space="preserve"> </w:t>
      </w:r>
      <w:r w:rsidRPr="00C60D93">
        <w:rPr>
          <w:rFonts w:ascii="David" w:hAnsi="David" w:cs="David" w:hint="eastAsia"/>
          <w:rtl/>
        </w:rPr>
        <w:t>בודד</w:t>
      </w:r>
      <w:r w:rsidRPr="00C60D93">
        <w:rPr>
          <w:rFonts w:ascii="David" w:hAnsi="David" w:cs="David"/>
          <w:rtl/>
        </w:rPr>
        <w:t xml:space="preserve"> (</w:t>
      </w:r>
      <w:r w:rsidRPr="00C60D93">
        <w:rPr>
          <w:rFonts w:ascii="David" w:hAnsi="David" w:cs="David"/>
          <w:i/>
          <w:iCs/>
          <w:color w:val="222222"/>
          <w:sz w:val="21"/>
          <w:szCs w:val="21"/>
          <w:shd w:val="clear" w:color="auto" w:fill="FFFFFF"/>
        </w:rPr>
        <w:t>fishing</w:t>
      </w:r>
      <w:r w:rsidRPr="00C60D93">
        <w:rPr>
          <w:rFonts w:ascii="David" w:hAnsi="David" w:cs="David"/>
          <w:color w:val="222222"/>
          <w:sz w:val="21"/>
          <w:szCs w:val="21"/>
          <w:shd w:val="clear" w:color="auto" w:fill="FFFFFF"/>
        </w:rPr>
        <w:t>, </w:t>
      </w:r>
      <w:r w:rsidRPr="00C60D93">
        <w:rPr>
          <w:rFonts w:ascii="David" w:hAnsi="David" w:cs="David"/>
          <w:i/>
          <w:iCs/>
          <w:color w:val="222222"/>
          <w:sz w:val="21"/>
          <w:szCs w:val="21"/>
          <w:shd w:val="clear" w:color="auto" w:fill="FFFFFF"/>
        </w:rPr>
        <w:t>fished</w:t>
      </w:r>
      <w:r w:rsidRPr="00C60D93">
        <w:rPr>
          <w:rFonts w:ascii="David" w:hAnsi="David" w:cs="David"/>
          <w:color w:val="222222"/>
          <w:sz w:val="21"/>
          <w:szCs w:val="21"/>
          <w:shd w:val="clear" w:color="auto" w:fill="FFFFFF"/>
        </w:rPr>
        <w:t xml:space="preserve">, </w:t>
      </w:r>
      <w:r w:rsidRPr="00C60D93">
        <w:rPr>
          <w:rFonts w:ascii="David" w:hAnsi="David" w:cs="David"/>
          <w:i/>
          <w:iCs/>
          <w:color w:val="222222"/>
          <w:sz w:val="21"/>
          <w:szCs w:val="21"/>
          <w:shd w:val="clear" w:color="auto" w:fill="FFFFFF"/>
        </w:rPr>
        <w:t>fisher</w:t>
      </w:r>
      <w:r w:rsidRPr="00C60D93">
        <w:rPr>
          <w:rFonts w:ascii="David" w:hAnsi="David" w:cs="David"/>
          <w:color w:val="222222"/>
          <w:sz w:val="21"/>
          <w:szCs w:val="21"/>
          <w:shd w:val="clear" w:color="auto" w:fill="FFFFFF"/>
        </w:rPr>
        <w:t xml:space="preserve"> </w:t>
      </w:r>
      <w:r w:rsidRPr="00C60D93">
        <w:rPr>
          <w:rFonts w:ascii="David" w:hAnsi="David" w:cs="David"/>
          <w:noProof/>
        </w:rPr>
        <mc:AlternateContent>
          <mc:Choice Requires="wps">
            <w:drawing>
              <wp:inline distT="0" distB="0" distL="0" distR="0" wp14:anchorId="14935AE9" wp14:editId="74134973">
                <wp:extent cx="75063" cy="45719"/>
                <wp:effectExtent l="0" t="19050" r="39370" b="31115"/>
                <wp:docPr id="26" name="Arrow: Right 26"/>
                <wp:cNvGraphicFramePr/>
                <a:graphic xmlns:a="http://schemas.openxmlformats.org/drawingml/2006/main">
                  <a:graphicData uri="http://schemas.microsoft.com/office/word/2010/wordprocessingShape">
                    <wps:wsp>
                      <wps:cNvSpPr/>
                      <wps:spPr>
                        <a:xfrm>
                          <a:off x="0" y="0"/>
                          <a:ext cx="75063"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inline>
            </w:drawing>
          </mc:Choice>
          <mc:Fallback>
            <w:pict>
              <v:shapetype w14:anchorId="5573AB7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6" o:spid="_x0000_s1026" type="#_x0000_t13" style="width:5.9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" adj="15022" fillcolor="#4472c4 [3204]" strokecolor="#1f3763 [1604]" strokeweight="1pt">
                <w10:wrap anchorx="page"/>
                <w10:anchorlock/>
              </v:shape>
            </w:pict>
          </mc:Fallback>
        </mc:AlternateContent>
      </w:r>
      <w:r w:rsidRPr="00C60D93">
        <w:rPr>
          <w:rFonts w:ascii="David" w:hAnsi="David" w:cs="David"/>
          <w:color w:val="222222"/>
          <w:sz w:val="21"/>
          <w:szCs w:val="21"/>
          <w:shd w:val="clear" w:color="auto" w:fill="FFFFFF"/>
        </w:rPr>
        <w:t> </w:t>
      </w:r>
      <w:r w:rsidRPr="00C60D93">
        <w:rPr>
          <w:rFonts w:ascii="David" w:hAnsi="David" w:cs="David"/>
          <w:i/>
          <w:iCs/>
          <w:color w:val="222222"/>
          <w:sz w:val="21"/>
          <w:szCs w:val="21"/>
          <w:shd w:val="clear" w:color="auto" w:fill="FFFFFF"/>
        </w:rPr>
        <w:t>fish</w:t>
      </w:r>
      <w:r w:rsidRPr="00C60D93">
        <w:rPr>
          <w:rFonts w:ascii="David" w:hAnsi="David" w:cs="David"/>
          <w:rtl/>
        </w:rPr>
        <w:t>)</w:t>
      </w:r>
    </w:p>
    <w:p w14:paraId="3394C2FD" w14:textId="7777FA00" w:rsidR="00674457" w:rsidRPr="00C60D93" w:rsidDel="009A42A1" w:rsidRDefault="00674457" w:rsidP="00F31F32">
      <w:pPr>
        <w:pStyle w:val="ListParagraph"/>
        <w:numPr>
          <w:ilvl w:val="0"/>
          <w:numId w:val="15"/>
        </w:numPr>
        <w:ind w:right="206"/>
        <w:rPr>
          <w:del w:id="282" w:author="Avi Turner" w:date="2018-12-10T19:03:00Z"/>
          <w:rFonts w:ascii="David" w:hAnsi="David" w:cs="David"/>
          <w:rtl/>
        </w:rPr>
      </w:pPr>
      <w:r w:rsidRPr="009A42A1">
        <w:rPr>
          <w:rFonts w:ascii="David" w:hAnsi="David" w:cs="David" w:hint="eastAsia"/>
          <w:rtl/>
        </w:rPr>
        <w:t>מופק</w:t>
      </w:r>
      <w:r w:rsidRPr="009A42A1">
        <w:rPr>
          <w:rFonts w:ascii="David" w:hAnsi="David" w:cs="David"/>
          <w:rtl/>
        </w:rPr>
        <w:t xml:space="preserve"> ציון </w:t>
      </w:r>
      <w:r w:rsidRPr="009A42A1">
        <w:rPr>
          <w:rFonts w:ascii="David" w:hAnsi="David" w:cs="David" w:hint="eastAsia"/>
          <w:rtl/>
        </w:rPr>
        <w:t>שהוא</w:t>
      </w:r>
      <w:r w:rsidRPr="009A42A1">
        <w:rPr>
          <w:rFonts w:ascii="David" w:hAnsi="David" w:cs="David"/>
          <w:rtl/>
        </w:rPr>
        <w:t xml:space="preserve"> תוצר של מספר </w:t>
      </w:r>
      <w:r w:rsidRPr="009A42A1">
        <w:rPr>
          <w:rFonts w:ascii="David" w:hAnsi="David" w:cs="David"/>
        </w:rPr>
        <w:t>n</w:t>
      </w:r>
      <w:r w:rsidRPr="009A42A1">
        <w:rPr>
          <w:rFonts w:ascii="David" w:hAnsi="David" w:cs="David"/>
          <w:rtl/>
        </w:rPr>
        <w:t xml:space="preserve">-יות </w:t>
      </w:r>
      <w:r w:rsidRPr="009A42A1">
        <w:rPr>
          <w:rFonts w:ascii="David" w:hAnsi="David" w:cs="David" w:hint="eastAsia"/>
          <w:rtl/>
        </w:rPr>
        <w:t>המילים</w:t>
      </w:r>
      <w:r w:rsidRPr="009A42A1">
        <w:rPr>
          <w:rFonts w:ascii="David" w:hAnsi="David" w:cs="David"/>
          <w:rtl/>
        </w:rPr>
        <w:t xml:space="preserve"> </w:t>
      </w:r>
      <w:r w:rsidRPr="009A42A1">
        <w:rPr>
          <w:rFonts w:ascii="David" w:hAnsi="David" w:cs="David" w:hint="eastAsia"/>
          <w:rtl/>
        </w:rPr>
        <w:t>המופיעות</w:t>
      </w:r>
      <w:r w:rsidRPr="009A42A1">
        <w:rPr>
          <w:rFonts w:ascii="David" w:hAnsi="David" w:cs="David"/>
          <w:rtl/>
        </w:rPr>
        <w:t xml:space="preserve"> </w:t>
      </w:r>
      <w:r w:rsidRPr="009A42A1">
        <w:rPr>
          <w:rFonts w:ascii="David" w:hAnsi="David" w:cs="David" w:hint="eastAsia"/>
          <w:rtl/>
        </w:rPr>
        <w:t>בתשובה</w:t>
      </w:r>
      <w:r w:rsidRPr="009A42A1">
        <w:rPr>
          <w:rFonts w:ascii="David" w:hAnsi="David" w:cs="David"/>
          <w:rtl/>
        </w:rPr>
        <w:t xml:space="preserve"> </w:t>
      </w:r>
      <w:r w:rsidRPr="009A42A1">
        <w:rPr>
          <w:rFonts w:ascii="David" w:hAnsi="David" w:cs="David" w:hint="eastAsia"/>
          <w:rtl/>
        </w:rPr>
        <w:t>ובאמת</w:t>
      </w:r>
      <w:r w:rsidRPr="009A42A1">
        <w:rPr>
          <w:rFonts w:ascii="David" w:hAnsi="David" w:cs="David"/>
          <w:rtl/>
        </w:rPr>
        <w:t xml:space="preserve"> </w:t>
      </w:r>
      <w:r w:rsidRPr="009A42A1">
        <w:rPr>
          <w:rFonts w:ascii="David" w:hAnsi="David" w:cs="David" w:hint="eastAsia"/>
          <w:rtl/>
        </w:rPr>
        <w:t>המוחלטת</w:t>
      </w:r>
      <w:r w:rsidR="00FC1D9A" w:rsidRPr="009A42A1">
        <w:rPr>
          <w:rFonts w:ascii="David" w:hAnsi="David" w:cs="David"/>
          <w:rtl/>
        </w:rPr>
        <w:t xml:space="preserve">, </w:t>
      </w:r>
      <w:r w:rsidR="00FC1D9A" w:rsidRPr="009A42A1">
        <w:rPr>
          <w:rFonts w:ascii="David" w:hAnsi="David" w:cs="David" w:hint="eastAsia"/>
          <w:rtl/>
        </w:rPr>
        <w:t>אין</w:t>
      </w:r>
      <w:r w:rsidR="00FC1D9A" w:rsidRPr="009A42A1">
        <w:rPr>
          <w:rFonts w:ascii="David" w:hAnsi="David" w:cs="David"/>
          <w:rtl/>
        </w:rPr>
        <w:t xml:space="preserve"> </w:t>
      </w:r>
      <w:r w:rsidR="00FC1D9A" w:rsidRPr="009A42A1">
        <w:rPr>
          <w:rFonts w:ascii="David" w:hAnsi="David" w:cs="David" w:hint="eastAsia"/>
          <w:rtl/>
        </w:rPr>
        <w:t>שום</w:t>
      </w:r>
      <w:r w:rsidR="00FC1D9A" w:rsidRPr="009A42A1">
        <w:rPr>
          <w:rFonts w:ascii="David" w:hAnsi="David" w:cs="David"/>
          <w:rtl/>
        </w:rPr>
        <w:t xml:space="preserve"> </w:t>
      </w:r>
      <w:r w:rsidR="00FC1D9A" w:rsidRPr="009A42A1">
        <w:rPr>
          <w:rFonts w:ascii="David" w:hAnsi="David" w:cs="David" w:hint="eastAsia"/>
          <w:rtl/>
        </w:rPr>
        <w:t>חשיבות</w:t>
      </w:r>
      <w:r w:rsidR="00FC1D9A" w:rsidRPr="009A42A1">
        <w:rPr>
          <w:rFonts w:ascii="David" w:hAnsi="David" w:cs="David"/>
          <w:rtl/>
        </w:rPr>
        <w:t xml:space="preserve"> </w:t>
      </w:r>
      <w:r w:rsidR="00FC1D9A" w:rsidRPr="009A42A1">
        <w:rPr>
          <w:rFonts w:ascii="David" w:hAnsi="David" w:cs="David" w:hint="eastAsia"/>
          <w:rtl/>
        </w:rPr>
        <w:t>לנכונות</w:t>
      </w:r>
      <w:r w:rsidR="00FC1D9A" w:rsidRPr="009A42A1">
        <w:rPr>
          <w:rFonts w:ascii="David" w:hAnsi="David" w:cs="David"/>
          <w:rtl/>
        </w:rPr>
        <w:t xml:space="preserve"> </w:t>
      </w:r>
      <w:r w:rsidR="00FC1D9A" w:rsidRPr="009A42A1">
        <w:rPr>
          <w:rFonts w:ascii="David" w:hAnsi="David" w:cs="David" w:hint="eastAsia"/>
          <w:rtl/>
        </w:rPr>
        <w:t>או</w:t>
      </w:r>
      <w:r w:rsidR="00FC1D9A" w:rsidRPr="009A42A1">
        <w:rPr>
          <w:rFonts w:ascii="David" w:hAnsi="David" w:cs="David"/>
          <w:rtl/>
        </w:rPr>
        <w:t xml:space="preserve"> </w:t>
      </w:r>
      <w:r w:rsidR="00FC1D9A" w:rsidRPr="009A42A1">
        <w:rPr>
          <w:rFonts w:ascii="David" w:hAnsi="David" w:cs="David" w:hint="eastAsia"/>
          <w:rtl/>
        </w:rPr>
        <w:t>למבנה</w:t>
      </w:r>
      <w:r w:rsidR="00FC1D9A" w:rsidRPr="009A42A1">
        <w:rPr>
          <w:rFonts w:ascii="David" w:hAnsi="David" w:cs="David"/>
          <w:rtl/>
        </w:rPr>
        <w:t xml:space="preserve"> </w:t>
      </w:r>
      <w:r w:rsidR="00FC1D9A" w:rsidRPr="009A42A1">
        <w:rPr>
          <w:rFonts w:ascii="David" w:hAnsi="David" w:cs="David" w:hint="eastAsia"/>
          <w:rtl/>
        </w:rPr>
        <w:t>התחבירי</w:t>
      </w:r>
      <w:r w:rsidR="00FC1D9A" w:rsidRPr="009A42A1">
        <w:rPr>
          <w:rFonts w:ascii="David" w:hAnsi="David" w:cs="David"/>
          <w:rtl/>
        </w:rPr>
        <w:t xml:space="preserve"> </w:t>
      </w:r>
      <w:r w:rsidR="00FC1D9A" w:rsidRPr="009A42A1">
        <w:rPr>
          <w:rFonts w:ascii="David" w:hAnsi="David" w:cs="David" w:hint="eastAsia"/>
          <w:rtl/>
        </w:rPr>
        <w:t>של</w:t>
      </w:r>
      <w:r w:rsidR="00FC1D9A" w:rsidRPr="009A42A1">
        <w:rPr>
          <w:rFonts w:ascii="David" w:hAnsi="David" w:cs="David"/>
          <w:rtl/>
        </w:rPr>
        <w:t xml:space="preserve"> </w:t>
      </w:r>
      <w:r w:rsidR="00FC1D9A" w:rsidRPr="009A42A1">
        <w:rPr>
          <w:rFonts w:ascii="David" w:hAnsi="David" w:cs="David" w:hint="eastAsia"/>
          <w:rtl/>
        </w:rPr>
        <w:t>המשפט</w:t>
      </w:r>
      <w:r w:rsidR="00FC1D9A" w:rsidRPr="009A42A1">
        <w:rPr>
          <w:rFonts w:ascii="David" w:hAnsi="David" w:cs="David"/>
          <w:rtl/>
        </w:rPr>
        <w:t>.</w:t>
      </w:r>
    </w:p>
    <w:p w14:paraId="15C331FC" w14:textId="6BD73E45" w:rsidR="00E40B7D" w:rsidRPr="00CE28F0" w:rsidRDefault="00E40B7D">
      <w:pPr>
        <w:pStyle w:val="ListParagraph"/>
        <w:numPr>
          <w:ilvl w:val="0"/>
          <w:numId w:val="15"/>
        </w:numPr>
        <w:ind w:right="206"/>
        <w:rPr>
          <w:rFonts w:ascii="David" w:hAnsi="David" w:cs="David"/>
          <w:rtl/>
        </w:rPr>
        <w:pPrChange w:id="283" w:author="Avi Turner" w:date="2018-12-10T19:03:00Z">
          <w:pPr>
            <w:pStyle w:val="Heading2"/>
          </w:pPr>
        </w:pPrChange>
      </w:pPr>
    </w:p>
    <w:p w14:paraId="3DD984BA" w14:textId="17DEB7B0" w:rsidR="00E1746A" w:rsidRDefault="00E1746A" w:rsidP="00E1746A">
      <w:pPr>
        <w:pStyle w:val="Heading2"/>
        <w:rPr>
          <w:ins w:id="284" w:author="Avi Turner" w:date="2018-12-10T19:43:00Z"/>
          <w:rFonts w:ascii="David" w:hAnsi="David" w:cs="David"/>
          <w:rtl/>
        </w:rPr>
      </w:pPr>
      <w:bookmarkStart w:id="285" w:name="_Toc532235152"/>
      <w:r w:rsidRPr="00C60D93">
        <w:rPr>
          <w:rFonts w:ascii="David" w:hAnsi="David" w:cs="David" w:hint="eastAsia"/>
          <w:rtl/>
        </w:rPr>
        <w:t>תוצאות</w:t>
      </w:r>
      <w:r w:rsidRPr="00C60D93">
        <w:rPr>
          <w:rFonts w:ascii="David" w:hAnsi="David" w:cs="David"/>
          <w:rtl/>
        </w:rPr>
        <w:t xml:space="preserve"> </w:t>
      </w:r>
      <w:r w:rsidRPr="00C60D93">
        <w:rPr>
          <w:rFonts w:ascii="David" w:hAnsi="David" w:cs="David" w:hint="eastAsia"/>
          <w:rtl/>
        </w:rPr>
        <w:t>מ</w:t>
      </w:r>
      <w:r w:rsidRPr="00C60D93">
        <w:rPr>
          <w:rFonts w:ascii="David" w:hAnsi="David" w:cs="David"/>
          <w:rtl/>
        </w:rPr>
        <w:t>2018:</w:t>
      </w:r>
      <w:bookmarkEnd w:id="285"/>
    </w:p>
    <w:p w14:paraId="56398BA4" w14:textId="0A2E970C" w:rsidR="00C77E3D" w:rsidRPr="00C77E3D" w:rsidRDefault="00C77E3D">
      <w:pPr>
        <w:rPr>
          <w:rtl/>
          <w:rPrChange w:id="286" w:author="Avi Turner" w:date="2018-12-10T19:43:00Z">
            <w:rPr>
              <w:rFonts w:ascii="David" w:hAnsi="David" w:cs="David"/>
              <w:rtl/>
            </w:rPr>
          </w:rPrChange>
        </w:rPr>
        <w:pPrChange w:id="287" w:author="Avi Turner" w:date="2018-12-10T19:43:00Z">
          <w:pPr>
            <w:pStyle w:val="Heading2"/>
          </w:pPr>
        </w:pPrChange>
      </w:pPr>
      <w:ins w:id="288" w:author="Avi Turner" w:date="2018-12-10T19:44:00Z">
        <w:r>
          <w:rPr>
            <w:rtl/>
          </w:rPr>
          <w:fldChar w:fldCharType="begin" w:fldLock="1"/>
        </w:r>
      </w:ins>
      <w:r w:rsidR="00F715BF">
        <w:instrText>ADDIN CSL_CITATION {"citationItems":[{"id":"ITEM-1","itemData":{"author":[{"dropping-particle":"","family":"Hasan","given":"Sadid A","non-dropping-particle":"","parse-names":false,"suffix":""},{"dropping-particle":"","family":"Ling","given":"Yuan","non-dropping-particle":"","parse-names":false,"suffix":""},{"dropping-particle":"","family":"Farri","given":"Oladimeji","non-dropping-particle":"","parse-names":false,"suffix":""},{"dropping-particle":"","family":"Liu","given":"Joey","non-dropping-particle":"","parse-names":false,"suffix":""},{"dropping-particle":"","family":"Henning","given":"M","non-dropping-particle":"","parse-names":false,"suffix":""},{"dropping-particle":"","family":"Lungren","given":"Matthew","non-dropping-particle":"","parse-names":false,"suffix":""}],"id":"ITEM-1","issued":{"date-parts":[["2018"]]},"title":"Overview of ImageCLEF 2018 Medical Domain Visual Question Answering Task","type":"article-journal"},"uris":["http://www.mendeley.com/documents/?uuid=d8f42077-72b2-4367-a0f7-fcd55b02499a"]}],"mendeley":{"formattedCitation":"(Hasan et al., 2018)","plainTextFormattedCitation":"(Hasan et al., 2018)","previouslyFormattedCitation":"(Hasan et al., 2018)"},"properties":{"noteIndex":0},"schema":"https://github.com/citation-style-language/schema/raw/master/csl-citation.json"}</w:instrText>
      </w:r>
      <w:r>
        <w:rPr>
          <w:rtl/>
        </w:rPr>
        <w:fldChar w:fldCharType="separate"/>
      </w:r>
      <w:r w:rsidRPr="00C77E3D">
        <w:rPr>
          <w:noProof/>
        </w:rPr>
        <w:t>(Hasan et al., 2018)</w:t>
      </w:r>
      <w:ins w:id="289" w:author="Avi Turner" w:date="2018-12-10T19:44:00Z">
        <w:r>
          <w:rPr>
            <w:rtl/>
          </w:rPr>
          <w:fldChar w:fldCharType="end"/>
        </w:r>
      </w:ins>
    </w:p>
    <w:p w14:paraId="1080DADF" w14:textId="5DEA10B5" w:rsidR="00E1746A" w:rsidRPr="00C60D93" w:rsidRDefault="00E1746A" w:rsidP="00E1746A">
      <w:pPr>
        <w:rPr>
          <w:rFonts w:ascii="David" w:hAnsi="David" w:cs="David"/>
          <w:rtl/>
        </w:rPr>
      </w:pPr>
      <w:r w:rsidRPr="00C60D93">
        <w:rPr>
          <w:rFonts w:ascii="David" w:hAnsi="David" w:cs="David"/>
          <w:noProof/>
        </w:rPr>
        <mc:AlternateContent>
          <mc:Choice Requires="wpg">
            <w:drawing>
              <wp:inline distT="0" distB="0" distL="0" distR="0" wp14:anchorId="5F62163B" wp14:editId="08DE39EE">
                <wp:extent cx="4263390" cy="2211070"/>
                <wp:effectExtent l="0" t="0" r="3810" b="0"/>
                <wp:docPr id="25" name="Group 25"/>
                <wp:cNvGraphicFramePr/>
                <a:graphic xmlns:a="http://schemas.openxmlformats.org/drawingml/2006/main">
                  <a:graphicData uri="http://schemas.microsoft.com/office/word/2010/wordprocessingGroup">
                    <wpg:wgp>
                      <wpg:cNvGrpSpPr/>
                      <wpg:grpSpPr>
                        <a:xfrm>
                          <a:off x="0" y="0"/>
                          <a:ext cx="4263390" cy="2211070"/>
                          <a:chOff x="0" y="0"/>
                          <a:chExt cx="4263390" cy="2211070"/>
                        </a:xfrm>
                      </wpg:grpSpPr>
                      <pic:pic xmlns:pic="http://schemas.openxmlformats.org/drawingml/2006/picture">
                        <pic:nvPicPr>
                          <pic:cNvPr id="22" name="Picture 3">
                            <a:extLst>
                              <a:ext uri="{FF2B5EF4-FFF2-40B4-BE49-F238E27FC236}">
                                <a16:creationId xmlns:a16="http://schemas.microsoft.com/office/drawing/2014/main" id="{7E600A13-3FC4-445A-824B-96C212218A29}"/>
                              </a:ext>
                            </a:extLst>
                          </pic:cNvPr>
                          <pic:cNvPicPr>
                            <a:picLocks noChangeAspect="1"/>
                          </pic:cNvPicPr>
                        </pic:nvPicPr>
                        <pic:blipFill>
                          <a:blip r:embed="rId27"/>
                          <a:stretch>
                            <a:fillRect/>
                          </a:stretch>
                        </pic:blipFill>
                        <pic:spPr>
                          <a:xfrm>
                            <a:off x="0" y="44450"/>
                            <a:ext cx="1810385" cy="2166620"/>
                          </a:xfrm>
                          <a:prstGeom prst="rect">
                            <a:avLst/>
                          </a:prstGeom>
                        </pic:spPr>
                      </pic:pic>
                      <pic:pic xmlns:pic="http://schemas.openxmlformats.org/drawingml/2006/picture">
                        <pic:nvPicPr>
                          <pic:cNvPr id="23" name="Picture 4">
                            <a:extLst>
                              <a:ext uri="{FF2B5EF4-FFF2-40B4-BE49-F238E27FC236}">
                                <a16:creationId xmlns:a16="http://schemas.microsoft.com/office/drawing/2014/main" id="{E7408536-7B2C-412A-A04C-45328A40FF14}"/>
                              </a:ext>
                            </a:extLst>
                          </pic:cNvPr>
                          <pic:cNvPicPr>
                            <a:picLocks noChangeAspect="1"/>
                          </pic:cNvPicPr>
                        </pic:nvPicPr>
                        <pic:blipFill>
                          <a:blip r:embed="rId28"/>
                          <a:stretch>
                            <a:fillRect/>
                          </a:stretch>
                        </pic:blipFill>
                        <pic:spPr>
                          <a:xfrm>
                            <a:off x="2470150" y="0"/>
                            <a:ext cx="1793240" cy="2166620"/>
                          </a:xfrm>
                          <a:prstGeom prst="rect">
                            <a:avLst/>
                          </a:prstGeom>
                        </pic:spPr>
                      </pic:pic>
                    </wpg:wgp>
                  </a:graphicData>
                </a:graphic>
              </wp:inline>
            </w:drawing>
          </mc:Choice>
          <mc:Fallback>
            <w:pict>
              <v:group w14:anchorId="739850A7" id="Group 25" o:spid="_x0000_s1026" style="width:335.7pt;height:174.1pt;mso-position-horizontal-relative:char;mso-position-vertical-relative:line" coordsize="42633,22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">
                <v:shape id="Picture 3" o:spid="_x0000_s1027" type="#_x0000_t75" style="position:absolute;top:444;width:18103;height:21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">
                  <v:imagedata r:id="rId29" o:title=""/>
                </v:shape>
                <v:shape id="Picture 4" o:spid="_x0000_s1028" type="#_x0000_t75" style="position:absolute;left:24701;width:17932;height:21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">
                  <v:imagedata r:id="rId30" o:title=""/>
                </v:shape>
                <w10:wrap anchorx="page"/>
                <w10:anchorlock/>
              </v:group>
            </w:pict>
          </mc:Fallback>
        </mc:AlternateContent>
      </w:r>
    </w:p>
    <w:p w14:paraId="778FE936" w14:textId="333E5970" w:rsidR="0022545D" w:rsidRPr="00C60D93" w:rsidRDefault="0022545D" w:rsidP="00E1746A">
      <w:pPr>
        <w:rPr>
          <w:rFonts w:ascii="David" w:hAnsi="David" w:cs="David"/>
          <w:rtl/>
        </w:rPr>
      </w:pPr>
      <w:r w:rsidRPr="00C60D93">
        <w:rPr>
          <w:rFonts w:ascii="David" w:hAnsi="David" w:cs="David" w:hint="eastAsia"/>
          <w:rtl/>
        </w:rPr>
        <w:t>תוצאות</w:t>
      </w:r>
      <w:r w:rsidRPr="00C60D93">
        <w:rPr>
          <w:rFonts w:ascii="David" w:hAnsi="David" w:cs="David"/>
          <w:rtl/>
        </w:rPr>
        <w:t xml:space="preserve"> </w:t>
      </w:r>
      <w:r w:rsidRPr="00C60D93">
        <w:rPr>
          <w:rFonts w:ascii="David" w:hAnsi="David" w:cs="David" w:hint="eastAsia"/>
          <w:rtl/>
        </w:rPr>
        <w:t>הגשה</w:t>
      </w:r>
      <w:r w:rsidRPr="00C60D93">
        <w:rPr>
          <w:rFonts w:ascii="David" w:hAnsi="David" w:cs="David"/>
          <w:rtl/>
        </w:rPr>
        <w:t xml:space="preserve"> </w:t>
      </w:r>
      <w:r w:rsidRPr="00C60D93">
        <w:rPr>
          <w:rFonts w:ascii="David" w:hAnsi="David" w:cs="David" w:hint="eastAsia"/>
          <w:rtl/>
        </w:rPr>
        <w:t>שביצענו</w:t>
      </w:r>
      <w:r w:rsidRPr="00C60D93">
        <w:rPr>
          <w:rFonts w:ascii="David" w:hAnsi="David" w:cs="David"/>
          <w:rtl/>
        </w:rPr>
        <w:t xml:space="preserve"> </w:t>
      </w:r>
      <w:r w:rsidRPr="00C60D93">
        <w:rPr>
          <w:rFonts w:ascii="David" w:hAnsi="David" w:cs="David" w:hint="eastAsia"/>
          <w:rtl/>
        </w:rPr>
        <w:t>לתחרות</w:t>
      </w:r>
      <w:r w:rsidRPr="00C60D93">
        <w:rPr>
          <w:rFonts w:ascii="David" w:hAnsi="David" w:cs="David"/>
          <w:rtl/>
        </w:rPr>
        <w:t xml:space="preserve"> </w:t>
      </w:r>
      <w:r w:rsidRPr="00C60D93">
        <w:rPr>
          <w:rFonts w:ascii="David" w:hAnsi="David" w:cs="David" w:hint="eastAsia"/>
          <w:rtl/>
        </w:rPr>
        <w:t>של</w:t>
      </w:r>
      <w:r w:rsidRPr="00C60D93">
        <w:rPr>
          <w:rFonts w:ascii="David" w:hAnsi="David" w:cs="David"/>
          <w:rtl/>
        </w:rPr>
        <w:t xml:space="preserve"> 2018 (אחרי </w:t>
      </w:r>
      <w:r w:rsidRPr="00C60D93">
        <w:rPr>
          <w:rFonts w:ascii="David" w:hAnsi="David" w:cs="David" w:hint="eastAsia"/>
          <w:rtl/>
        </w:rPr>
        <w:t>סיומה</w:t>
      </w:r>
      <w:r w:rsidRPr="00C60D93">
        <w:rPr>
          <w:rFonts w:ascii="David" w:hAnsi="David" w:cs="David"/>
          <w:rtl/>
        </w:rPr>
        <w:t>):</w:t>
      </w:r>
    </w:p>
    <w:tbl>
      <w:tblPr>
        <w:tblStyle w:val="GridTable4-Accent2"/>
        <w:bidiVisual/>
        <w:tblW w:w="0" w:type="auto"/>
        <w:tblInd w:w="10" w:type="dxa"/>
        <w:tblLook w:val="04A0" w:firstRow="1" w:lastRow="0" w:firstColumn="1" w:lastColumn="0" w:noHBand="0" w:noVBand="1"/>
      </w:tblPr>
      <w:tblGrid>
        <w:gridCol w:w="1055"/>
        <w:gridCol w:w="686"/>
        <w:gridCol w:w="712"/>
      </w:tblGrid>
      <w:tr w:rsidR="0022545D" w:rsidRPr="0097573D" w14:paraId="054E43F5" w14:textId="77777777" w:rsidTr="00225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 w:type="dxa"/>
          </w:tcPr>
          <w:p w14:paraId="4A357030" w14:textId="77777777" w:rsidR="0022545D" w:rsidRPr="00C60D93" w:rsidRDefault="0022545D" w:rsidP="00FC1D9A">
            <w:pPr>
              <w:rPr>
                <w:rFonts w:ascii="David" w:hAnsi="David" w:cs="David"/>
                <w:rtl/>
              </w:rPr>
            </w:pPr>
          </w:p>
        </w:tc>
        <w:tc>
          <w:tcPr>
            <w:tcW w:w="686" w:type="dxa"/>
          </w:tcPr>
          <w:p w14:paraId="7F1DB4FB" w14:textId="77777777" w:rsidR="0022545D" w:rsidRPr="00C60D93" w:rsidRDefault="0022545D" w:rsidP="00FC1D9A">
            <w:pPr>
              <w:cnfStyle w:val="100000000000" w:firstRow="1" w:lastRow="0" w:firstColumn="0" w:lastColumn="0" w:oddVBand="0" w:evenVBand="0" w:oddHBand="0" w:evenHBand="0" w:firstRowFirstColumn="0" w:firstRowLastColumn="0" w:lastRowFirstColumn="0" w:lastRowLastColumn="0"/>
              <w:rPr>
                <w:rFonts w:ascii="David" w:hAnsi="David" w:cs="David"/>
                <w:rtl/>
              </w:rPr>
            </w:pPr>
            <w:r w:rsidRPr="00C60D93">
              <w:rPr>
                <w:rFonts w:ascii="David" w:hAnsi="David" w:cs="David"/>
                <w:sz w:val="16"/>
                <w:szCs w:val="16"/>
              </w:rPr>
              <w:t>BLEU</w:t>
            </w:r>
          </w:p>
        </w:tc>
        <w:tc>
          <w:tcPr>
            <w:tcW w:w="712" w:type="dxa"/>
          </w:tcPr>
          <w:p w14:paraId="31B4EF54" w14:textId="77777777" w:rsidR="0022545D" w:rsidRPr="00C60D93" w:rsidRDefault="0022545D" w:rsidP="00FC1D9A">
            <w:pPr>
              <w:cnfStyle w:val="100000000000" w:firstRow="1" w:lastRow="0" w:firstColumn="0" w:lastColumn="0" w:oddVBand="0" w:evenVBand="0" w:oddHBand="0" w:evenHBand="0" w:firstRowFirstColumn="0" w:firstRowLastColumn="0" w:lastRowFirstColumn="0" w:lastRowLastColumn="0"/>
              <w:rPr>
                <w:rFonts w:ascii="David" w:hAnsi="David" w:cs="David"/>
                <w:rtl/>
              </w:rPr>
            </w:pPr>
            <w:r w:rsidRPr="00C60D93">
              <w:rPr>
                <w:rFonts w:ascii="David" w:hAnsi="David" w:cs="David"/>
                <w:sz w:val="16"/>
                <w:szCs w:val="16"/>
              </w:rPr>
              <w:t>WBSS</w:t>
            </w:r>
          </w:p>
        </w:tc>
      </w:tr>
      <w:tr w:rsidR="0022545D" w:rsidRPr="0097573D" w14:paraId="4839A3F1" w14:textId="77777777" w:rsidTr="00225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 w:type="dxa"/>
          </w:tcPr>
          <w:p w14:paraId="2691CAB3" w14:textId="4792CFE5" w:rsidR="0022545D" w:rsidRPr="00C60D93" w:rsidRDefault="0022545D" w:rsidP="00FC1D9A">
            <w:pPr>
              <w:rPr>
                <w:rFonts w:ascii="David" w:hAnsi="David" w:cs="David"/>
                <w:rtl/>
              </w:rPr>
            </w:pPr>
            <w:r w:rsidRPr="00C60D93">
              <w:rPr>
                <w:rFonts w:ascii="David" w:hAnsi="David" w:cs="David"/>
                <w:sz w:val="16"/>
                <w:szCs w:val="16"/>
                <w:rtl/>
              </w:rPr>
              <w:t>19/10/2018</w:t>
            </w:r>
          </w:p>
        </w:tc>
        <w:tc>
          <w:tcPr>
            <w:tcW w:w="686" w:type="dxa"/>
          </w:tcPr>
          <w:p w14:paraId="4219ED73" w14:textId="06BDD3A9" w:rsidR="0022545D" w:rsidRPr="00C60D93" w:rsidRDefault="0022545D" w:rsidP="00FC1D9A">
            <w:pPr>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C60D93">
              <w:rPr>
                <w:rFonts w:ascii="David" w:hAnsi="David" w:cs="David"/>
                <w:sz w:val="16"/>
                <w:szCs w:val="16"/>
                <w:rtl/>
              </w:rPr>
              <w:t>0.157</w:t>
            </w:r>
          </w:p>
        </w:tc>
        <w:tc>
          <w:tcPr>
            <w:tcW w:w="712" w:type="dxa"/>
          </w:tcPr>
          <w:p w14:paraId="77B725FF" w14:textId="27AEE0BF" w:rsidR="0022545D" w:rsidRPr="00C60D93" w:rsidRDefault="0022545D" w:rsidP="00FC1D9A">
            <w:pPr>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C60D93">
              <w:rPr>
                <w:rFonts w:ascii="David" w:hAnsi="David" w:cs="David"/>
                <w:sz w:val="16"/>
                <w:szCs w:val="16"/>
                <w:rtl/>
              </w:rPr>
              <w:t>0.155</w:t>
            </w:r>
          </w:p>
        </w:tc>
      </w:tr>
      <w:tr w:rsidR="0022545D" w:rsidRPr="0097573D" w14:paraId="2E186683" w14:textId="77777777" w:rsidTr="0022545D">
        <w:tc>
          <w:tcPr>
            <w:cnfStyle w:val="001000000000" w:firstRow="0" w:lastRow="0" w:firstColumn="1" w:lastColumn="0" w:oddVBand="0" w:evenVBand="0" w:oddHBand="0" w:evenHBand="0" w:firstRowFirstColumn="0" w:firstRowLastColumn="0" w:lastRowFirstColumn="0" w:lastRowLastColumn="0"/>
            <w:tcW w:w="1055" w:type="dxa"/>
          </w:tcPr>
          <w:p w14:paraId="66CF7888" w14:textId="7F5D3E41" w:rsidR="0022545D" w:rsidRPr="00C60D93" w:rsidRDefault="0022545D" w:rsidP="00FC1D9A">
            <w:pPr>
              <w:rPr>
                <w:rFonts w:ascii="David" w:hAnsi="David" w:cs="David"/>
                <w:sz w:val="16"/>
                <w:szCs w:val="16"/>
                <w:rtl/>
              </w:rPr>
            </w:pPr>
            <w:r w:rsidRPr="00C60D93">
              <w:rPr>
                <w:rFonts w:ascii="David" w:hAnsi="David" w:cs="David"/>
                <w:sz w:val="16"/>
                <w:szCs w:val="16"/>
                <w:rtl/>
              </w:rPr>
              <w:t>19/10/2018</w:t>
            </w:r>
          </w:p>
        </w:tc>
        <w:tc>
          <w:tcPr>
            <w:tcW w:w="686" w:type="dxa"/>
          </w:tcPr>
          <w:p w14:paraId="404FD5DE" w14:textId="6F794503" w:rsidR="0022545D" w:rsidRPr="00C60D93" w:rsidRDefault="0022545D" w:rsidP="00FC1D9A">
            <w:pPr>
              <w:cnfStyle w:val="000000000000" w:firstRow="0" w:lastRow="0" w:firstColumn="0" w:lastColumn="0" w:oddVBand="0" w:evenVBand="0" w:oddHBand="0" w:evenHBand="0" w:firstRowFirstColumn="0" w:firstRowLastColumn="0" w:lastRowFirstColumn="0" w:lastRowLastColumn="0"/>
              <w:rPr>
                <w:rFonts w:ascii="David" w:hAnsi="David" w:cs="David"/>
                <w:sz w:val="16"/>
                <w:szCs w:val="16"/>
                <w:rtl/>
              </w:rPr>
            </w:pPr>
            <w:r w:rsidRPr="00C60D93">
              <w:rPr>
                <w:rFonts w:ascii="David" w:hAnsi="David" w:cs="David"/>
                <w:sz w:val="16"/>
                <w:szCs w:val="16"/>
                <w:rtl/>
              </w:rPr>
              <w:t>0.146</w:t>
            </w:r>
          </w:p>
        </w:tc>
        <w:tc>
          <w:tcPr>
            <w:tcW w:w="712" w:type="dxa"/>
          </w:tcPr>
          <w:p w14:paraId="51CC8508" w14:textId="77413592" w:rsidR="0022545D" w:rsidRPr="00C60D93" w:rsidRDefault="0022545D" w:rsidP="00FC1D9A">
            <w:pPr>
              <w:cnfStyle w:val="000000000000" w:firstRow="0" w:lastRow="0" w:firstColumn="0" w:lastColumn="0" w:oddVBand="0" w:evenVBand="0" w:oddHBand="0" w:evenHBand="0" w:firstRowFirstColumn="0" w:firstRowLastColumn="0" w:lastRowFirstColumn="0" w:lastRowLastColumn="0"/>
              <w:rPr>
                <w:rFonts w:ascii="David" w:hAnsi="David" w:cs="David"/>
                <w:sz w:val="16"/>
                <w:szCs w:val="16"/>
                <w:rtl/>
              </w:rPr>
            </w:pPr>
            <w:r w:rsidRPr="00C60D93">
              <w:rPr>
                <w:rFonts w:ascii="David" w:hAnsi="David" w:cs="David"/>
                <w:sz w:val="16"/>
                <w:szCs w:val="16"/>
                <w:rtl/>
              </w:rPr>
              <w:t>0.143</w:t>
            </w:r>
          </w:p>
        </w:tc>
      </w:tr>
    </w:tbl>
    <w:p w14:paraId="79F9DE59" w14:textId="4250F51F" w:rsidR="0022545D" w:rsidRPr="00C60D93" w:rsidDel="009A42A1" w:rsidRDefault="0022545D" w:rsidP="00E1746A">
      <w:pPr>
        <w:rPr>
          <w:del w:id="290" w:author="Avi Turner" w:date="2018-12-10T19:03:00Z"/>
          <w:rFonts w:ascii="David" w:hAnsi="David" w:cs="David"/>
          <w:rtl/>
        </w:rPr>
      </w:pPr>
    </w:p>
    <w:p w14:paraId="77BB33D4" w14:textId="36D887D2" w:rsidR="00E1746A" w:rsidRPr="00C60D93" w:rsidRDefault="00E1746A">
      <w:pPr>
        <w:rPr>
          <w:rFonts w:ascii="David" w:hAnsi="David" w:cs="David"/>
          <w:rtl/>
        </w:rPr>
      </w:pPr>
      <w:del w:id="291" w:author="Avi Turner" w:date="2018-12-10T19:03:00Z">
        <w:r w:rsidRPr="00C60D93" w:rsidDel="009A42A1">
          <w:rPr>
            <w:rFonts w:ascii="David" w:hAnsi="David" w:cs="David"/>
            <w:rtl/>
          </w:rPr>
          <w:br w:type="page"/>
        </w:r>
      </w:del>
    </w:p>
    <w:p w14:paraId="518BAE21" w14:textId="16F75123" w:rsidR="00E1746A" w:rsidRPr="00C60D93" w:rsidRDefault="00E1746A" w:rsidP="00E1746A">
      <w:pPr>
        <w:pStyle w:val="Heading1"/>
        <w:rPr>
          <w:rFonts w:ascii="David" w:hAnsi="David" w:cs="David"/>
          <w:rtl/>
        </w:rPr>
      </w:pPr>
      <w:bookmarkStart w:id="292" w:name="_Toc532235153"/>
      <w:r w:rsidRPr="00C60D93">
        <w:rPr>
          <w:rFonts w:ascii="David" w:hAnsi="David" w:cs="David" w:hint="eastAsia"/>
          <w:rtl/>
        </w:rPr>
        <w:t>השוואה</w:t>
      </w:r>
      <w:r w:rsidRPr="00C60D93">
        <w:rPr>
          <w:rFonts w:ascii="David" w:hAnsi="David" w:cs="David"/>
          <w:rtl/>
        </w:rPr>
        <w:t xml:space="preserve"> </w:t>
      </w:r>
      <w:r w:rsidRPr="00C60D93">
        <w:rPr>
          <w:rFonts w:ascii="David" w:hAnsi="David" w:cs="David" w:hint="eastAsia"/>
          <w:rtl/>
        </w:rPr>
        <w:t>לספרות</w:t>
      </w:r>
      <w:bookmarkEnd w:id="292"/>
    </w:p>
    <w:p w14:paraId="350E511C" w14:textId="49F5D84C" w:rsidR="00E1746A" w:rsidRPr="00C60D93" w:rsidRDefault="00E1746A" w:rsidP="00E1746A">
      <w:pPr>
        <w:rPr>
          <w:rFonts w:ascii="David" w:hAnsi="David" w:cs="David"/>
        </w:rPr>
      </w:pPr>
      <w:r w:rsidRPr="00C60D93">
        <w:rPr>
          <w:rFonts w:ascii="David" w:hAnsi="David" w:cs="David"/>
          <w:rtl/>
        </w:rPr>
        <w:t>מכיוון שהתחום עדיין בחיתוליו המקור היחיד שמצאתי שעוסק ב</w:t>
      </w:r>
      <w:r w:rsidRPr="00C60D93">
        <w:rPr>
          <w:rFonts w:ascii="David" w:hAnsi="David" w:cs="David"/>
        </w:rPr>
        <w:t>VQA</w:t>
      </w:r>
      <w:r w:rsidRPr="00C60D93">
        <w:rPr>
          <w:rFonts w:ascii="David" w:hAnsi="David" w:cs="David"/>
          <w:rtl/>
        </w:rPr>
        <w:t xml:space="preserve"> בכלל ובתחום הרפואי בפרט היה </w:t>
      </w:r>
      <w:r w:rsidR="002015A3" w:rsidRPr="0097573D">
        <w:rPr>
          <w:rFonts w:ascii="David" w:hAnsi="David" w:cs="David"/>
        </w:rPr>
        <w:t>ImageCLEF</w:t>
      </w:r>
      <w:r w:rsidRPr="00C60D93">
        <w:rPr>
          <w:rFonts w:ascii="David" w:hAnsi="David" w:cs="David"/>
          <w:rtl/>
        </w:rPr>
        <w:t>, ארגון שמטרתו היא לקדם את תחום הראיה הממוחשבת ולמידה חישובית, ובמיוחד את השילוב עם טקסט בשפה טבעית.</w:t>
      </w:r>
    </w:p>
    <w:p w14:paraId="014A6622" w14:textId="1BB85488" w:rsidR="00E1746A" w:rsidRPr="00C60D93" w:rsidRDefault="00E1746A" w:rsidP="00E1746A">
      <w:pPr>
        <w:rPr>
          <w:rFonts w:ascii="David" w:hAnsi="David" w:cs="David"/>
          <w:rtl/>
        </w:rPr>
      </w:pPr>
      <w:r w:rsidRPr="00C60D93">
        <w:rPr>
          <w:rFonts w:ascii="David" w:hAnsi="David" w:cs="David"/>
          <w:rtl/>
        </w:rPr>
        <w:t>מאגר התמונות-שאלות-תשובות שהשתמשנו בו הגיע התחרות של 2018, בו הזוכה הגיע לציון של:</w:t>
      </w:r>
    </w:p>
    <w:tbl>
      <w:tblPr>
        <w:tblStyle w:val="GridTable4-Accent2"/>
        <w:bidiVisual/>
        <w:tblW w:w="0" w:type="auto"/>
        <w:tblLook w:val="04A0" w:firstRow="1" w:lastRow="0" w:firstColumn="1" w:lastColumn="0" w:noHBand="0" w:noVBand="1"/>
      </w:tblPr>
      <w:tblGrid>
        <w:gridCol w:w="1416"/>
        <w:gridCol w:w="686"/>
        <w:gridCol w:w="712"/>
      </w:tblGrid>
      <w:tr w:rsidR="00E1746A" w:rsidRPr="0097573D" w14:paraId="17926A71" w14:textId="77777777" w:rsidTr="00225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14:paraId="470A7DF9" w14:textId="77777777" w:rsidR="00E1746A" w:rsidRPr="00C60D93" w:rsidRDefault="00E1746A" w:rsidP="00E1746A">
            <w:pPr>
              <w:rPr>
                <w:rFonts w:ascii="David" w:hAnsi="David" w:cs="David"/>
                <w:rtl/>
              </w:rPr>
            </w:pPr>
          </w:p>
        </w:tc>
        <w:tc>
          <w:tcPr>
            <w:tcW w:w="686" w:type="dxa"/>
          </w:tcPr>
          <w:p w14:paraId="788F8249" w14:textId="788CB90C" w:rsidR="00E1746A" w:rsidRPr="00C60D93" w:rsidRDefault="00E1746A" w:rsidP="00E1746A">
            <w:pPr>
              <w:cnfStyle w:val="100000000000" w:firstRow="1" w:lastRow="0" w:firstColumn="0" w:lastColumn="0" w:oddVBand="0" w:evenVBand="0" w:oddHBand="0" w:evenHBand="0" w:firstRowFirstColumn="0" w:firstRowLastColumn="0" w:lastRowFirstColumn="0" w:lastRowLastColumn="0"/>
              <w:rPr>
                <w:rFonts w:ascii="David" w:hAnsi="David" w:cs="David"/>
                <w:rtl/>
              </w:rPr>
            </w:pPr>
            <w:r w:rsidRPr="00C60D93">
              <w:rPr>
                <w:rFonts w:ascii="David" w:hAnsi="David" w:cs="David"/>
                <w:sz w:val="16"/>
                <w:szCs w:val="16"/>
              </w:rPr>
              <w:t>BLEU</w:t>
            </w:r>
          </w:p>
        </w:tc>
        <w:tc>
          <w:tcPr>
            <w:tcW w:w="712" w:type="dxa"/>
          </w:tcPr>
          <w:p w14:paraId="348619A4" w14:textId="05DF17C3" w:rsidR="00E1746A" w:rsidRPr="00C60D93" w:rsidRDefault="00E1746A" w:rsidP="00E1746A">
            <w:pPr>
              <w:cnfStyle w:val="100000000000" w:firstRow="1" w:lastRow="0" w:firstColumn="0" w:lastColumn="0" w:oddVBand="0" w:evenVBand="0" w:oddHBand="0" w:evenHBand="0" w:firstRowFirstColumn="0" w:firstRowLastColumn="0" w:lastRowFirstColumn="0" w:lastRowLastColumn="0"/>
              <w:rPr>
                <w:rFonts w:ascii="David" w:hAnsi="David" w:cs="David"/>
                <w:rtl/>
              </w:rPr>
            </w:pPr>
            <w:r w:rsidRPr="00C60D93">
              <w:rPr>
                <w:rFonts w:ascii="David" w:hAnsi="David" w:cs="David"/>
                <w:sz w:val="16"/>
                <w:szCs w:val="16"/>
              </w:rPr>
              <w:t>WBSS</w:t>
            </w:r>
          </w:p>
        </w:tc>
      </w:tr>
      <w:tr w:rsidR="00E1746A" w:rsidRPr="0097573D" w14:paraId="133C9EFA" w14:textId="77777777" w:rsidTr="00225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14:paraId="670A3DED" w14:textId="5B98FA79" w:rsidR="00E1746A" w:rsidRPr="00C60D93" w:rsidRDefault="00E1746A" w:rsidP="00E1746A">
            <w:pPr>
              <w:rPr>
                <w:rFonts w:ascii="David" w:hAnsi="David" w:cs="David"/>
                <w:rtl/>
              </w:rPr>
            </w:pPr>
            <w:r w:rsidRPr="00C60D93">
              <w:rPr>
                <w:rFonts w:ascii="David" w:hAnsi="David" w:cs="David"/>
                <w:sz w:val="16"/>
                <w:szCs w:val="16"/>
                <w:rtl/>
              </w:rPr>
              <w:t>בזמן תחרות</w:t>
            </w:r>
          </w:p>
        </w:tc>
        <w:tc>
          <w:tcPr>
            <w:tcW w:w="686" w:type="dxa"/>
          </w:tcPr>
          <w:p w14:paraId="0EF694E0" w14:textId="60F078CE" w:rsidR="00E1746A" w:rsidRPr="00C60D93" w:rsidRDefault="00E1746A" w:rsidP="00E1746A">
            <w:pPr>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C60D93">
              <w:rPr>
                <w:rFonts w:ascii="David" w:hAnsi="David" w:cs="David"/>
                <w:sz w:val="16"/>
                <w:szCs w:val="16"/>
                <w:rtl/>
              </w:rPr>
              <w:t>0.158</w:t>
            </w:r>
          </w:p>
        </w:tc>
        <w:tc>
          <w:tcPr>
            <w:tcW w:w="712" w:type="dxa"/>
          </w:tcPr>
          <w:p w14:paraId="24BA1ECF" w14:textId="7B78F10A" w:rsidR="00E1746A" w:rsidRPr="00C60D93" w:rsidRDefault="00E1746A" w:rsidP="00E1746A">
            <w:pPr>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C60D93">
              <w:rPr>
                <w:rFonts w:ascii="David" w:hAnsi="David" w:cs="David"/>
                <w:sz w:val="16"/>
                <w:szCs w:val="16"/>
                <w:rtl/>
              </w:rPr>
              <w:t>0.186</w:t>
            </w:r>
          </w:p>
        </w:tc>
      </w:tr>
      <w:tr w:rsidR="00E1746A" w:rsidRPr="0097573D" w14:paraId="374CD26A" w14:textId="77777777" w:rsidTr="0022545D">
        <w:tc>
          <w:tcPr>
            <w:cnfStyle w:val="001000000000" w:firstRow="0" w:lastRow="0" w:firstColumn="1" w:lastColumn="0" w:oddVBand="0" w:evenVBand="0" w:oddHBand="0" w:evenHBand="0" w:firstRowFirstColumn="0" w:firstRowLastColumn="0" w:lastRowFirstColumn="0" w:lastRowLastColumn="0"/>
            <w:tcW w:w="1416" w:type="dxa"/>
          </w:tcPr>
          <w:p w14:paraId="17ABA401" w14:textId="292EC1E7" w:rsidR="00E1746A" w:rsidRPr="00C60D93" w:rsidRDefault="00E1746A" w:rsidP="00E1746A">
            <w:pPr>
              <w:rPr>
                <w:rFonts w:ascii="David" w:hAnsi="David" w:cs="David"/>
                <w:rtl/>
              </w:rPr>
            </w:pPr>
            <w:r w:rsidRPr="00C60D93">
              <w:rPr>
                <w:rFonts w:ascii="David" w:hAnsi="David" w:cs="David"/>
                <w:sz w:val="16"/>
                <w:szCs w:val="16"/>
                <w:rtl/>
              </w:rPr>
              <w:t>הגשה לאחר תחרות</w:t>
            </w:r>
          </w:p>
        </w:tc>
        <w:tc>
          <w:tcPr>
            <w:tcW w:w="686" w:type="dxa"/>
          </w:tcPr>
          <w:p w14:paraId="2EBF8345" w14:textId="3DC5DD9C" w:rsidR="00E1746A" w:rsidRPr="00C60D93" w:rsidRDefault="00E1746A" w:rsidP="00E1746A">
            <w:pPr>
              <w:cnfStyle w:val="000000000000" w:firstRow="0" w:lastRow="0" w:firstColumn="0" w:lastColumn="0" w:oddVBand="0" w:evenVBand="0" w:oddHBand="0" w:evenHBand="0" w:firstRowFirstColumn="0" w:firstRowLastColumn="0" w:lastRowFirstColumn="0" w:lastRowLastColumn="0"/>
              <w:rPr>
                <w:rFonts w:ascii="David" w:hAnsi="David" w:cs="David"/>
                <w:rtl/>
              </w:rPr>
            </w:pPr>
            <w:r w:rsidRPr="00C60D93">
              <w:rPr>
                <w:rFonts w:ascii="David" w:hAnsi="David" w:cs="David"/>
                <w:sz w:val="16"/>
                <w:szCs w:val="16"/>
                <w:rtl/>
              </w:rPr>
              <w:t>0.188</w:t>
            </w:r>
          </w:p>
        </w:tc>
        <w:tc>
          <w:tcPr>
            <w:tcW w:w="712" w:type="dxa"/>
          </w:tcPr>
          <w:p w14:paraId="041BBDCB" w14:textId="25117423" w:rsidR="00E1746A" w:rsidRPr="00C60D93" w:rsidRDefault="00E1746A" w:rsidP="00E1746A">
            <w:pPr>
              <w:cnfStyle w:val="000000000000" w:firstRow="0" w:lastRow="0" w:firstColumn="0" w:lastColumn="0" w:oddVBand="0" w:evenVBand="0" w:oddHBand="0" w:evenHBand="0" w:firstRowFirstColumn="0" w:firstRowLastColumn="0" w:lastRowFirstColumn="0" w:lastRowLastColumn="0"/>
              <w:rPr>
                <w:rFonts w:ascii="David" w:hAnsi="David" w:cs="David"/>
                <w:rtl/>
              </w:rPr>
            </w:pPr>
            <w:r w:rsidRPr="00C60D93">
              <w:rPr>
                <w:rFonts w:ascii="David" w:hAnsi="David" w:cs="David"/>
                <w:sz w:val="16"/>
                <w:szCs w:val="16"/>
                <w:rtl/>
              </w:rPr>
              <w:t>0.209</w:t>
            </w:r>
          </w:p>
        </w:tc>
      </w:tr>
    </w:tbl>
    <w:p w14:paraId="098FB5E2" w14:textId="4E9CF1F6" w:rsidR="00E1746A" w:rsidRPr="00C60D93" w:rsidRDefault="00E1746A" w:rsidP="00E1746A">
      <w:pPr>
        <w:rPr>
          <w:rFonts w:ascii="David" w:hAnsi="David" w:cs="David"/>
          <w:rtl/>
        </w:rPr>
      </w:pPr>
    </w:p>
    <w:p w14:paraId="2FA8251F" w14:textId="77777777" w:rsidR="004B5F1D" w:rsidRPr="00C60D93" w:rsidRDefault="004B5F1D" w:rsidP="00E1746A">
      <w:pPr>
        <w:rPr>
          <w:rFonts w:ascii="David" w:hAnsi="David" w:cs="David"/>
          <w:rtl/>
        </w:rPr>
      </w:pPr>
      <w:r w:rsidRPr="00C60D93">
        <w:rPr>
          <w:rFonts w:ascii="David" w:hAnsi="David" w:cs="David" w:hint="eastAsia"/>
          <w:rtl/>
        </w:rPr>
        <w:t>מסיכום</w:t>
      </w:r>
      <w:r w:rsidRPr="00C60D93">
        <w:rPr>
          <w:rFonts w:ascii="David" w:hAnsi="David" w:cs="David"/>
          <w:rtl/>
        </w:rPr>
        <w:t xml:space="preserve"> </w:t>
      </w:r>
      <w:r w:rsidRPr="00C60D93">
        <w:rPr>
          <w:rFonts w:ascii="David" w:hAnsi="David" w:cs="David" w:hint="eastAsia"/>
          <w:rtl/>
        </w:rPr>
        <w:t>התחרות</w:t>
      </w:r>
      <w:r w:rsidRPr="00C60D93">
        <w:rPr>
          <w:rFonts w:ascii="David" w:hAnsi="David" w:cs="David"/>
          <w:rtl/>
        </w:rPr>
        <w:t xml:space="preserve"> </w:t>
      </w:r>
      <w:r w:rsidRPr="00C60D93">
        <w:rPr>
          <w:rFonts w:ascii="David" w:hAnsi="David" w:cs="David" w:hint="eastAsia"/>
          <w:rtl/>
        </w:rPr>
        <w:t>עלה</w:t>
      </w:r>
      <w:r w:rsidRPr="00C60D93">
        <w:rPr>
          <w:rFonts w:ascii="David" w:hAnsi="David" w:cs="David"/>
          <w:rtl/>
        </w:rPr>
        <w:t xml:space="preserve"> </w:t>
      </w:r>
      <w:r w:rsidRPr="00C60D93">
        <w:rPr>
          <w:rFonts w:ascii="David" w:hAnsi="David" w:cs="David" w:hint="eastAsia"/>
          <w:rtl/>
        </w:rPr>
        <w:t>שבאופן</w:t>
      </w:r>
      <w:r w:rsidRPr="00C60D93">
        <w:rPr>
          <w:rFonts w:ascii="David" w:hAnsi="David" w:cs="David"/>
          <w:rtl/>
        </w:rPr>
        <w:t xml:space="preserve"> </w:t>
      </w:r>
      <w:r w:rsidRPr="00C60D93">
        <w:rPr>
          <w:rFonts w:ascii="David" w:hAnsi="David" w:cs="David" w:hint="eastAsia"/>
          <w:rtl/>
        </w:rPr>
        <w:t>כמעט</w:t>
      </w:r>
      <w:r w:rsidRPr="00C60D93">
        <w:rPr>
          <w:rFonts w:ascii="David" w:hAnsi="David" w:cs="David"/>
          <w:rtl/>
        </w:rPr>
        <w:t xml:space="preserve"> </w:t>
      </w:r>
      <w:r w:rsidRPr="00C60D93">
        <w:rPr>
          <w:rFonts w:ascii="David" w:hAnsi="David" w:cs="David" w:hint="eastAsia"/>
          <w:rtl/>
        </w:rPr>
        <w:t>גורף</w:t>
      </w:r>
      <w:r w:rsidRPr="00C60D93">
        <w:rPr>
          <w:rFonts w:ascii="David" w:hAnsi="David" w:cs="David"/>
          <w:rtl/>
        </w:rPr>
        <w:t xml:space="preserve">, </w:t>
      </w:r>
      <w:r w:rsidRPr="00C60D93">
        <w:rPr>
          <w:rFonts w:ascii="David" w:hAnsi="David" w:cs="David" w:hint="eastAsia"/>
          <w:rtl/>
        </w:rPr>
        <w:t>רוב</w:t>
      </w:r>
      <w:r w:rsidRPr="00C60D93">
        <w:rPr>
          <w:rFonts w:ascii="David" w:hAnsi="David" w:cs="David"/>
          <w:rtl/>
        </w:rPr>
        <w:t xml:space="preserve"> </w:t>
      </w:r>
      <w:r w:rsidRPr="00C60D93">
        <w:rPr>
          <w:rFonts w:ascii="David" w:hAnsi="David" w:cs="David" w:hint="eastAsia"/>
          <w:rtl/>
        </w:rPr>
        <w:t>המתמודדים</w:t>
      </w:r>
      <w:r w:rsidRPr="00C60D93">
        <w:rPr>
          <w:rFonts w:ascii="David" w:hAnsi="David" w:cs="David"/>
          <w:rtl/>
        </w:rPr>
        <w:t xml:space="preserve"> </w:t>
      </w:r>
      <w:r w:rsidRPr="00C60D93">
        <w:rPr>
          <w:rFonts w:ascii="David" w:hAnsi="David" w:cs="David" w:hint="eastAsia"/>
          <w:rtl/>
        </w:rPr>
        <w:t>השתמשו</w:t>
      </w:r>
      <w:r w:rsidRPr="00C60D93">
        <w:rPr>
          <w:rFonts w:ascii="David" w:hAnsi="David" w:cs="David"/>
          <w:rtl/>
        </w:rPr>
        <w:t xml:space="preserve"> </w:t>
      </w:r>
      <w:r w:rsidRPr="00C60D93">
        <w:rPr>
          <w:rFonts w:ascii="David" w:hAnsi="David" w:cs="David" w:hint="eastAsia"/>
          <w:rtl/>
        </w:rPr>
        <w:t>במערכת</w:t>
      </w:r>
      <w:r w:rsidRPr="00C60D93">
        <w:rPr>
          <w:rFonts w:ascii="David" w:hAnsi="David" w:cs="David"/>
          <w:rtl/>
        </w:rPr>
        <w:t xml:space="preserve"> </w:t>
      </w:r>
      <w:r w:rsidRPr="00C60D93">
        <w:rPr>
          <w:rFonts w:ascii="David" w:hAnsi="David" w:cs="David" w:hint="eastAsia"/>
          <w:rtl/>
        </w:rPr>
        <w:t>כזו</w:t>
      </w:r>
      <w:r w:rsidRPr="00C60D93">
        <w:rPr>
          <w:rFonts w:ascii="David" w:hAnsi="David" w:cs="David"/>
          <w:rtl/>
        </w:rPr>
        <w:t xml:space="preserve"> </w:t>
      </w:r>
      <w:r w:rsidRPr="00C60D93">
        <w:rPr>
          <w:rFonts w:ascii="David" w:hAnsi="David" w:cs="David" w:hint="eastAsia"/>
          <w:rtl/>
        </w:rPr>
        <w:t>או</w:t>
      </w:r>
      <w:r w:rsidRPr="00C60D93">
        <w:rPr>
          <w:rFonts w:ascii="David" w:hAnsi="David" w:cs="David"/>
          <w:rtl/>
        </w:rPr>
        <w:t xml:space="preserve"> </w:t>
      </w:r>
      <w:r w:rsidRPr="00C60D93">
        <w:rPr>
          <w:rFonts w:ascii="David" w:hAnsi="David" w:cs="David" w:hint="eastAsia"/>
          <w:rtl/>
        </w:rPr>
        <w:t>אחרת</w:t>
      </w:r>
      <w:r w:rsidRPr="00C60D93">
        <w:rPr>
          <w:rFonts w:ascii="David" w:hAnsi="David" w:cs="David"/>
          <w:rtl/>
        </w:rPr>
        <w:t xml:space="preserve"> </w:t>
      </w:r>
      <w:r w:rsidRPr="00C60D93">
        <w:rPr>
          <w:rFonts w:ascii="David" w:hAnsi="David" w:cs="David" w:hint="eastAsia"/>
          <w:rtl/>
        </w:rPr>
        <w:t>של</w:t>
      </w:r>
      <w:r w:rsidRPr="00C60D93">
        <w:rPr>
          <w:rFonts w:ascii="David" w:hAnsi="David" w:cs="David"/>
          <w:rtl/>
        </w:rPr>
        <w:t xml:space="preserve"> </w:t>
      </w:r>
      <w:r w:rsidRPr="00C60D93">
        <w:rPr>
          <w:rFonts w:ascii="David" w:hAnsi="David" w:cs="David" w:hint="eastAsia"/>
          <w:rtl/>
        </w:rPr>
        <w:t>למידה</w:t>
      </w:r>
      <w:r w:rsidRPr="00C60D93">
        <w:rPr>
          <w:rFonts w:ascii="David" w:hAnsi="David" w:cs="David"/>
          <w:rtl/>
        </w:rPr>
        <w:t xml:space="preserve"> </w:t>
      </w:r>
      <w:r w:rsidRPr="00C60D93">
        <w:rPr>
          <w:rFonts w:ascii="David" w:hAnsi="David" w:cs="David" w:hint="eastAsia"/>
          <w:rtl/>
        </w:rPr>
        <w:t>עמוקה</w:t>
      </w:r>
      <w:r w:rsidRPr="00C60D93">
        <w:rPr>
          <w:rFonts w:ascii="David" w:hAnsi="David" w:cs="David"/>
          <w:rtl/>
        </w:rPr>
        <w:t xml:space="preserve"> שכללה חלק או כל מהמאפיינים הבאים:</w:t>
      </w:r>
    </w:p>
    <w:p w14:paraId="75FB4447" w14:textId="2D91CB22" w:rsidR="004B5F1D" w:rsidRPr="00C60D93" w:rsidRDefault="004B5F1D" w:rsidP="004B5F1D">
      <w:pPr>
        <w:pStyle w:val="ListParagraph"/>
        <w:numPr>
          <w:ilvl w:val="0"/>
          <w:numId w:val="18"/>
        </w:numPr>
        <w:rPr>
          <w:rFonts w:ascii="David" w:hAnsi="David" w:cs="David"/>
        </w:rPr>
      </w:pPr>
      <w:r w:rsidRPr="00C60D93">
        <w:rPr>
          <w:rFonts w:ascii="David" w:hAnsi="David" w:cs="David"/>
          <w:rtl/>
        </w:rPr>
        <w:t xml:space="preserve"> </w:t>
      </w:r>
      <w:r w:rsidRPr="00C60D93">
        <w:rPr>
          <w:rFonts w:ascii="David" w:hAnsi="David" w:cs="David" w:hint="eastAsia"/>
          <w:rtl/>
        </w:rPr>
        <w:t>קידוד</w:t>
      </w:r>
      <w:r w:rsidRPr="00C60D93">
        <w:rPr>
          <w:rFonts w:ascii="David" w:hAnsi="David" w:cs="David"/>
          <w:rtl/>
        </w:rPr>
        <w:t xml:space="preserve"> השאלה באמצעות ספריות / אלגוריתמי </w:t>
      </w:r>
      <w:r w:rsidRPr="00C60D93">
        <w:rPr>
          <w:rFonts w:ascii="David" w:hAnsi="David" w:cs="David"/>
        </w:rPr>
        <w:t>NLP</w:t>
      </w:r>
    </w:p>
    <w:p w14:paraId="4D2AA517" w14:textId="20F8F680" w:rsidR="004B5F1D" w:rsidRPr="00C60D93" w:rsidRDefault="004B5F1D" w:rsidP="004B5F1D">
      <w:pPr>
        <w:pStyle w:val="ListParagraph"/>
        <w:numPr>
          <w:ilvl w:val="0"/>
          <w:numId w:val="18"/>
        </w:numPr>
        <w:rPr>
          <w:rFonts w:ascii="David" w:hAnsi="David" w:cs="David"/>
        </w:rPr>
      </w:pPr>
      <w:r w:rsidRPr="00C60D93">
        <w:rPr>
          <w:rFonts w:ascii="David" w:hAnsi="David" w:cs="David" w:hint="eastAsia"/>
          <w:rtl/>
        </w:rPr>
        <w:t>רשתות</w:t>
      </w:r>
      <w:r w:rsidRPr="00C60D93">
        <w:rPr>
          <w:rFonts w:ascii="David" w:hAnsi="David" w:cs="David"/>
          <w:rtl/>
        </w:rPr>
        <w:t xml:space="preserve"> קונבולציוניות עמוקות לקידוד התמונה (עם או בלי רשתות מאומנות כמו </w:t>
      </w:r>
      <w:r w:rsidRPr="00C60D93">
        <w:rPr>
          <w:rFonts w:ascii="David" w:hAnsi="David" w:cs="David"/>
        </w:rPr>
        <w:t>VGG</w:t>
      </w:r>
      <w:r w:rsidRPr="00C60D93">
        <w:rPr>
          <w:rFonts w:ascii="David" w:hAnsi="David" w:cs="David"/>
          <w:rtl/>
        </w:rPr>
        <w:t xml:space="preserve"> / </w:t>
      </w:r>
      <w:r w:rsidRPr="00C60D93">
        <w:rPr>
          <w:rFonts w:ascii="David" w:hAnsi="David" w:cs="David"/>
        </w:rPr>
        <w:t>ResNet</w:t>
      </w:r>
      <w:r w:rsidRPr="00C60D93">
        <w:rPr>
          <w:rFonts w:ascii="David" w:hAnsi="David" w:cs="David"/>
          <w:rtl/>
        </w:rPr>
        <w:t>)</w:t>
      </w:r>
    </w:p>
    <w:p w14:paraId="7A976F9A" w14:textId="2EE0F17D" w:rsidR="004B5F1D" w:rsidRPr="00C60D93" w:rsidRDefault="00D65C4C" w:rsidP="004B5F1D">
      <w:pPr>
        <w:pStyle w:val="ListParagraph"/>
        <w:numPr>
          <w:ilvl w:val="0"/>
          <w:numId w:val="18"/>
        </w:numPr>
        <w:rPr>
          <w:rFonts w:ascii="David" w:hAnsi="David" w:cs="David"/>
        </w:rPr>
      </w:pPr>
      <w:r w:rsidRPr="00C60D93">
        <w:rPr>
          <w:rFonts w:ascii="David" w:hAnsi="David" w:cs="David"/>
        </w:rPr>
        <w:t>Recurrent networks (RNN)</w:t>
      </w:r>
      <w:r w:rsidRPr="00C60D93">
        <w:rPr>
          <w:rFonts w:ascii="David" w:hAnsi="David" w:cs="David"/>
          <w:rtl/>
        </w:rPr>
        <w:t xml:space="preserve"> לקידוד השאלה (עם </w:t>
      </w:r>
      <w:r w:rsidRPr="00C60D93">
        <w:rPr>
          <w:rFonts w:ascii="David" w:hAnsi="David" w:cs="David" w:hint="eastAsia"/>
          <w:rtl/>
        </w:rPr>
        <w:t>או</w:t>
      </w:r>
      <w:r w:rsidRPr="00C60D93">
        <w:rPr>
          <w:rFonts w:ascii="David" w:hAnsi="David" w:cs="David"/>
          <w:rtl/>
        </w:rPr>
        <w:t xml:space="preserve"> </w:t>
      </w:r>
      <w:r w:rsidRPr="00C60D93">
        <w:rPr>
          <w:rFonts w:ascii="David" w:hAnsi="David" w:cs="David" w:hint="eastAsia"/>
          <w:rtl/>
        </w:rPr>
        <w:t>בלי</w:t>
      </w:r>
      <w:r w:rsidRPr="00C60D93">
        <w:rPr>
          <w:rFonts w:ascii="David" w:hAnsi="David" w:cs="David"/>
          <w:rtl/>
        </w:rPr>
        <w:t xml:space="preserve"> </w:t>
      </w:r>
      <w:r w:rsidRPr="00C60D93">
        <w:rPr>
          <w:rFonts w:ascii="David" w:hAnsi="David" w:cs="David" w:hint="eastAsia"/>
          <w:rtl/>
        </w:rPr>
        <w:t>מערכות</w:t>
      </w:r>
      <w:r w:rsidRPr="00C60D93">
        <w:rPr>
          <w:rFonts w:ascii="David" w:hAnsi="David" w:cs="David"/>
          <w:rtl/>
        </w:rPr>
        <w:t xml:space="preserve"> </w:t>
      </w:r>
      <w:r w:rsidRPr="00C60D93">
        <w:rPr>
          <w:rFonts w:ascii="David" w:hAnsi="David" w:cs="David" w:hint="eastAsia"/>
          <w:rtl/>
        </w:rPr>
        <w:t>מאומנות</w:t>
      </w:r>
      <w:r w:rsidRPr="00C60D93">
        <w:rPr>
          <w:rFonts w:ascii="David" w:hAnsi="David" w:cs="David"/>
          <w:rtl/>
        </w:rPr>
        <w:t xml:space="preserve"> </w:t>
      </w:r>
      <w:r w:rsidRPr="00C60D93">
        <w:rPr>
          <w:rFonts w:ascii="David" w:hAnsi="David" w:cs="David" w:hint="eastAsia"/>
          <w:rtl/>
        </w:rPr>
        <w:t>מקורפוס</w:t>
      </w:r>
      <w:r w:rsidRPr="00C60D93">
        <w:rPr>
          <w:rFonts w:ascii="David" w:hAnsi="David" w:cs="David"/>
          <w:rtl/>
        </w:rPr>
        <w:t xml:space="preserve"> </w:t>
      </w:r>
      <w:r w:rsidRPr="00C60D93">
        <w:rPr>
          <w:rFonts w:ascii="David" w:hAnsi="David" w:cs="David" w:hint="eastAsia"/>
          <w:rtl/>
        </w:rPr>
        <w:t>אחר</w:t>
      </w:r>
      <w:r w:rsidRPr="00C60D93">
        <w:rPr>
          <w:rFonts w:ascii="David" w:hAnsi="David" w:cs="David"/>
          <w:rtl/>
        </w:rPr>
        <w:t>)</w:t>
      </w:r>
    </w:p>
    <w:p w14:paraId="0BC9C1BC" w14:textId="1AB19DB3" w:rsidR="00D65C4C" w:rsidRPr="00C60D93" w:rsidRDefault="00D65C4C" w:rsidP="00D65C4C">
      <w:pPr>
        <w:rPr>
          <w:rFonts w:ascii="David" w:hAnsi="David" w:cs="David"/>
          <w:rtl/>
        </w:rPr>
      </w:pPr>
      <w:r w:rsidRPr="00C60D93">
        <w:rPr>
          <w:rFonts w:ascii="David" w:hAnsi="David" w:cs="David" w:hint="eastAsia"/>
          <w:rtl/>
        </w:rPr>
        <w:t>חלק</w:t>
      </w:r>
      <w:r w:rsidRPr="00C60D93">
        <w:rPr>
          <w:rFonts w:ascii="David" w:hAnsi="David" w:cs="David"/>
          <w:rtl/>
        </w:rPr>
        <w:t xml:space="preserve"> </w:t>
      </w:r>
      <w:r w:rsidRPr="00C60D93">
        <w:rPr>
          <w:rFonts w:ascii="David" w:hAnsi="David" w:cs="David" w:hint="eastAsia"/>
          <w:rtl/>
        </w:rPr>
        <w:t>מהמתמודדים</w:t>
      </w:r>
      <w:r w:rsidRPr="00C60D93">
        <w:rPr>
          <w:rFonts w:ascii="David" w:hAnsi="David" w:cs="David"/>
          <w:rtl/>
        </w:rPr>
        <w:t xml:space="preserve"> </w:t>
      </w:r>
      <w:r w:rsidRPr="00C60D93">
        <w:rPr>
          <w:rFonts w:ascii="David" w:hAnsi="David" w:cs="David" w:hint="eastAsia"/>
          <w:rtl/>
        </w:rPr>
        <w:t>התמודדו</w:t>
      </w:r>
      <w:r w:rsidRPr="00C60D93">
        <w:rPr>
          <w:rFonts w:ascii="David" w:hAnsi="David" w:cs="David"/>
          <w:rtl/>
        </w:rPr>
        <w:t xml:space="preserve"> </w:t>
      </w:r>
      <w:r w:rsidRPr="00C60D93">
        <w:rPr>
          <w:rFonts w:ascii="David" w:hAnsi="David" w:cs="David" w:hint="eastAsia"/>
          <w:rtl/>
        </w:rPr>
        <w:t>עם</w:t>
      </w:r>
      <w:r w:rsidRPr="00C60D93">
        <w:rPr>
          <w:rFonts w:ascii="David" w:hAnsi="David" w:cs="David"/>
          <w:rtl/>
        </w:rPr>
        <w:t xml:space="preserve"> </w:t>
      </w:r>
      <w:r w:rsidRPr="00C60D93">
        <w:rPr>
          <w:rFonts w:ascii="David" w:hAnsi="David" w:cs="David" w:hint="eastAsia"/>
          <w:rtl/>
        </w:rPr>
        <w:t>הבעיה</w:t>
      </w:r>
      <w:r w:rsidRPr="00C60D93">
        <w:rPr>
          <w:rFonts w:ascii="David" w:hAnsi="David" w:cs="David"/>
          <w:rtl/>
        </w:rPr>
        <w:t xml:space="preserve"> </w:t>
      </w:r>
      <w:r w:rsidRPr="00C60D93">
        <w:rPr>
          <w:rFonts w:ascii="David" w:hAnsi="David" w:cs="David" w:hint="eastAsia"/>
          <w:rtl/>
        </w:rPr>
        <w:t>כבעיה</w:t>
      </w:r>
      <w:r w:rsidRPr="00C60D93">
        <w:rPr>
          <w:rFonts w:ascii="David" w:hAnsi="David" w:cs="David"/>
          <w:rtl/>
        </w:rPr>
        <w:t xml:space="preserve"> </w:t>
      </w:r>
      <w:r w:rsidRPr="00C60D93">
        <w:rPr>
          <w:rFonts w:ascii="David" w:hAnsi="David" w:cs="David" w:hint="eastAsia"/>
          <w:rtl/>
        </w:rPr>
        <w:t>של</w:t>
      </w:r>
      <w:r w:rsidRPr="00C60D93">
        <w:rPr>
          <w:rFonts w:ascii="David" w:hAnsi="David" w:cs="David"/>
          <w:rtl/>
        </w:rPr>
        <w:t xml:space="preserve"> </w:t>
      </w:r>
      <w:r w:rsidRPr="00C60D93">
        <w:rPr>
          <w:rFonts w:ascii="David" w:hAnsi="David" w:cs="David" w:hint="eastAsia"/>
          <w:rtl/>
        </w:rPr>
        <w:t>תיוג</w:t>
      </w:r>
      <w:r w:rsidRPr="00C60D93">
        <w:rPr>
          <w:rFonts w:ascii="David" w:hAnsi="David" w:cs="David"/>
          <w:rtl/>
        </w:rPr>
        <w:t xml:space="preserve"> </w:t>
      </w:r>
      <w:r w:rsidRPr="00C60D93">
        <w:rPr>
          <w:rFonts w:ascii="David" w:hAnsi="David" w:cs="David" w:hint="eastAsia"/>
          <w:rtl/>
        </w:rPr>
        <w:t>בה</w:t>
      </w:r>
      <w:r w:rsidRPr="00C60D93">
        <w:rPr>
          <w:rFonts w:ascii="David" w:hAnsi="David" w:cs="David"/>
          <w:rtl/>
        </w:rPr>
        <w:t xml:space="preserve"> </w:t>
      </w:r>
      <w:r w:rsidRPr="00C60D93">
        <w:rPr>
          <w:rFonts w:ascii="David" w:hAnsi="David" w:cs="David" w:hint="eastAsia"/>
          <w:rtl/>
        </w:rPr>
        <w:t>ניתן</w:t>
      </w:r>
      <w:r w:rsidRPr="00C60D93">
        <w:rPr>
          <w:rFonts w:ascii="David" w:hAnsi="David" w:cs="David"/>
          <w:rtl/>
        </w:rPr>
        <w:t xml:space="preserve"> </w:t>
      </w:r>
      <w:r w:rsidRPr="00C60D93">
        <w:rPr>
          <w:rFonts w:ascii="David" w:hAnsi="David" w:cs="David" w:hint="eastAsia"/>
          <w:rtl/>
        </w:rPr>
        <w:t>לבחור</w:t>
      </w:r>
      <w:r w:rsidRPr="00C60D93">
        <w:rPr>
          <w:rFonts w:ascii="David" w:hAnsi="David" w:cs="David"/>
          <w:rtl/>
        </w:rPr>
        <w:t xml:space="preserve"> </w:t>
      </w:r>
      <w:r w:rsidRPr="00C60D93">
        <w:rPr>
          <w:rFonts w:ascii="David" w:hAnsi="David" w:cs="David" w:hint="eastAsia"/>
          <w:rtl/>
        </w:rPr>
        <w:t>בתיוג</w:t>
      </w:r>
      <w:r w:rsidRPr="00C60D93">
        <w:rPr>
          <w:rFonts w:ascii="David" w:hAnsi="David" w:cs="David"/>
          <w:rtl/>
        </w:rPr>
        <w:t xml:space="preserve"> </w:t>
      </w:r>
      <w:r w:rsidRPr="00C60D93">
        <w:rPr>
          <w:rFonts w:ascii="David" w:hAnsi="David" w:cs="David" w:hint="eastAsia"/>
          <w:rtl/>
        </w:rPr>
        <w:t>אחד</w:t>
      </w:r>
      <w:r w:rsidRPr="00C60D93">
        <w:rPr>
          <w:rFonts w:ascii="David" w:hAnsi="David" w:cs="David"/>
          <w:rtl/>
        </w:rPr>
        <w:t xml:space="preserve"> </w:t>
      </w:r>
      <w:r w:rsidRPr="00C60D93">
        <w:rPr>
          <w:rFonts w:ascii="David" w:hAnsi="David" w:cs="David" w:hint="eastAsia"/>
          <w:rtl/>
        </w:rPr>
        <w:t>או</w:t>
      </w:r>
      <w:r w:rsidRPr="00C60D93">
        <w:rPr>
          <w:rFonts w:ascii="David" w:hAnsi="David" w:cs="David"/>
          <w:rtl/>
        </w:rPr>
        <w:t xml:space="preserve"> </w:t>
      </w:r>
      <w:r w:rsidRPr="00C60D93">
        <w:rPr>
          <w:rFonts w:ascii="David" w:hAnsi="David" w:cs="David" w:hint="eastAsia"/>
          <w:rtl/>
        </w:rPr>
        <w:t>יותר</w:t>
      </w:r>
      <w:r w:rsidRPr="00C60D93">
        <w:rPr>
          <w:rFonts w:ascii="David" w:hAnsi="David" w:cs="David"/>
          <w:rtl/>
        </w:rPr>
        <w:t xml:space="preserve"> </w:t>
      </w:r>
      <w:r w:rsidRPr="00C60D93">
        <w:rPr>
          <w:rStyle w:val="FootnoteReference"/>
          <w:rFonts w:ascii="David" w:hAnsi="David" w:cs="David"/>
          <w:rtl/>
        </w:rPr>
        <w:footnoteReference w:id="3"/>
      </w:r>
      <w:r w:rsidRPr="00C60D93">
        <w:rPr>
          <w:rFonts w:ascii="David" w:hAnsi="David" w:cs="David"/>
          <w:rtl/>
        </w:rPr>
        <w:t xml:space="preserve">  , </w:t>
      </w:r>
      <w:r w:rsidRPr="00C60D93">
        <w:rPr>
          <w:rFonts w:ascii="David" w:hAnsi="David" w:cs="David" w:hint="eastAsia"/>
          <w:rtl/>
        </w:rPr>
        <w:t>בעוד</w:t>
      </w:r>
      <w:r w:rsidRPr="00C60D93">
        <w:rPr>
          <w:rFonts w:ascii="David" w:hAnsi="David" w:cs="David"/>
          <w:rtl/>
        </w:rPr>
        <w:t xml:space="preserve"> </w:t>
      </w:r>
      <w:r w:rsidRPr="00C60D93">
        <w:rPr>
          <w:rFonts w:ascii="David" w:hAnsi="David" w:cs="David" w:hint="eastAsia"/>
          <w:rtl/>
        </w:rPr>
        <w:t>אחרים</w:t>
      </w:r>
      <w:r w:rsidRPr="00C60D93">
        <w:rPr>
          <w:rFonts w:ascii="David" w:hAnsi="David" w:cs="David"/>
          <w:rtl/>
        </w:rPr>
        <w:t xml:space="preserve"> </w:t>
      </w:r>
      <w:r w:rsidRPr="00C60D93">
        <w:rPr>
          <w:rFonts w:ascii="David" w:hAnsi="David" w:cs="David" w:hint="eastAsia"/>
          <w:rtl/>
        </w:rPr>
        <w:t>ניסו</w:t>
      </w:r>
      <w:r w:rsidRPr="00C60D93">
        <w:rPr>
          <w:rFonts w:ascii="David" w:hAnsi="David" w:cs="David"/>
          <w:rtl/>
        </w:rPr>
        <w:t xml:space="preserve"> </w:t>
      </w:r>
      <w:r w:rsidRPr="00C60D93">
        <w:rPr>
          <w:rFonts w:ascii="David" w:hAnsi="David" w:cs="David" w:hint="eastAsia"/>
          <w:rtl/>
        </w:rPr>
        <w:t>לחולל</w:t>
      </w:r>
      <w:r w:rsidRPr="00C60D93">
        <w:rPr>
          <w:rFonts w:ascii="David" w:hAnsi="David" w:cs="David"/>
          <w:rtl/>
        </w:rPr>
        <w:t xml:space="preserve"> </w:t>
      </w:r>
      <w:r w:rsidRPr="00C60D93">
        <w:rPr>
          <w:rFonts w:ascii="David" w:hAnsi="David" w:cs="David" w:hint="eastAsia"/>
          <w:rtl/>
        </w:rPr>
        <w:t>תשובה</w:t>
      </w:r>
      <w:r w:rsidR="00FC1D9A" w:rsidRPr="00C60D93">
        <w:rPr>
          <w:rStyle w:val="FootnoteReference"/>
          <w:rFonts w:ascii="David" w:hAnsi="David" w:cs="David"/>
          <w:rtl/>
        </w:rPr>
        <w:footnoteReference w:id="4"/>
      </w:r>
      <w:r w:rsidRPr="00C60D93">
        <w:rPr>
          <w:rFonts w:ascii="David" w:hAnsi="David" w:cs="David"/>
          <w:rtl/>
        </w:rPr>
        <w:t>.</w:t>
      </w:r>
    </w:p>
    <w:p w14:paraId="5851E26A" w14:textId="57C4A881" w:rsidR="00D65C4C" w:rsidRPr="00C60D93" w:rsidRDefault="00D65C4C" w:rsidP="00D65C4C">
      <w:pPr>
        <w:rPr>
          <w:rFonts w:ascii="David" w:hAnsi="David" w:cs="David"/>
          <w:rtl/>
        </w:rPr>
      </w:pPr>
      <w:r w:rsidRPr="00C60D93">
        <w:rPr>
          <w:rFonts w:ascii="David" w:hAnsi="David" w:cs="David" w:hint="eastAsia"/>
          <w:rtl/>
        </w:rPr>
        <w:t>מאפיין</w:t>
      </w:r>
      <w:r w:rsidRPr="00C60D93">
        <w:rPr>
          <w:rFonts w:ascii="David" w:hAnsi="David" w:cs="David"/>
          <w:rtl/>
        </w:rPr>
        <w:t xml:space="preserve"> </w:t>
      </w:r>
      <w:r w:rsidRPr="00C60D93">
        <w:rPr>
          <w:rFonts w:ascii="David" w:hAnsi="David" w:cs="David" w:hint="eastAsia"/>
          <w:rtl/>
        </w:rPr>
        <w:t>נוסף</w:t>
      </w:r>
      <w:r w:rsidRPr="00C60D93">
        <w:rPr>
          <w:rFonts w:ascii="David" w:hAnsi="David" w:cs="David"/>
          <w:rtl/>
        </w:rPr>
        <w:t xml:space="preserve"> </w:t>
      </w:r>
      <w:r w:rsidRPr="00C60D93">
        <w:rPr>
          <w:rFonts w:ascii="David" w:hAnsi="David" w:cs="David" w:hint="eastAsia"/>
          <w:rtl/>
        </w:rPr>
        <w:t>שהיה</w:t>
      </w:r>
      <w:r w:rsidRPr="00C60D93">
        <w:rPr>
          <w:rFonts w:ascii="David" w:hAnsi="David" w:cs="David"/>
          <w:rtl/>
        </w:rPr>
        <w:t xml:space="preserve"> </w:t>
      </w:r>
      <w:r w:rsidRPr="00C60D93">
        <w:rPr>
          <w:rFonts w:ascii="David" w:hAnsi="David" w:cs="David" w:hint="eastAsia"/>
          <w:rtl/>
        </w:rPr>
        <w:t>אצל</w:t>
      </w:r>
      <w:r w:rsidRPr="00C60D93">
        <w:rPr>
          <w:rFonts w:ascii="David" w:hAnsi="David" w:cs="David"/>
          <w:rtl/>
        </w:rPr>
        <w:t xml:space="preserve"> </w:t>
      </w:r>
      <w:r w:rsidRPr="00C60D93">
        <w:rPr>
          <w:rFonts w:ascii="David" w:hAnsi="David" w:cs="David" w:hint="eastAsia"/>
          <w:rtl/>
        </w:rPr>
        <w:t>חלק</w:t>
      </w:r>
      <w:r w:rsidRPr="00C60D93">
        <w:rPr>
          <w:rFonts w:ascii="David" w:hAnsi="David" w:cs="David"/>
          <w:rtl/>
        </w:rPr>
        <w:t xml:space="preserve"> </w:t>
      </w:r>
      <w:r w:rsidRPr="00C60D93">
        <w:rPr>
          <w:rFonts w:ascii="David" w:hAnsi="David" w:cs="David" w:hint="eastAsia"/>
          <w:rtl/>
        </w:rPr>
        <w:t>מהמתמודדים</w:t>
      </w:r>
      <w:r w:rsidRPr="00C60D93">
        <w:rPr>
          <w:rFonts w:ascii="David" w:hAnsi="David" w:cs="David"/>
          <w:rtl/>
        </w:rPr>
        <w:t xml:space="preserve"> </w:t>
      </w:r>
      <w:r w:rsidRPr="00C60D93">
        <w:rPr>
          <w:rFonts w:ascii="David" w:hAnsi="David" w:cs="David" w:hint="eastAsia"/>
          <w:rtl/>
        </w:rPr>
        <w:t>היה</w:t>
      </w:r>
      <w:r w:rsidRPr="00C60D93">
        <w:rPr>
          <w:rFonts w:ascii="David" w:hAnsi="David" w:cs="David"/>
          <w:rtl/>
        </w:rPr>
        <w:t xml:space="preserve"> מימוש </w:t>
      </w:r>
      <w:r w:rsidR="00957C08" w:rsidRPr="0097573D">
        <w:rPr>
          <w:rFonts w:ascii="David" w:hAnsi="David" w:cs="David"/>
        </w:rPr>
        <w:t>Attention</w:t>
      </w:r>
      <w:r w:rsidR="00FC1D9A" w:rsidRPr="00C60D93">
        <w:rPr>
          <w:rStyle w:val="FootnoteReference"/>
          <w:rFonts w:ascii="David" w:hAnsi="David" w:cs="David"/>
          <w:rtl/>
        </w:rPr>
        <w:footnoteReference w:id="5"/>
      </w:r>
      <w:r w:rsidRPr="00C60D93">
        <w:rPr>
          <w:rFonts w:ascii="David" w:hAnsi="David" w:cs="David"/>
          <w:rtl/>
        </w:rPr>
        <w:t xml:space="preserve"> כדי לקשר בין המשפט לתמונה במבנה הרשת.</w:t>
      </w:r>
    </w:p>
    <w:p w14:paraId="18EF657C" w14:textId="39D55CC3" w:rsidR="00D65C4C" w:rsidRPr="00C60D93" w:rsidRDefault="00D65C4C" w:rsidP="00D65C4C">
      <w:pPr>
        <w:rPr>
          <w:rFonts w:ascii="David" w:hAnsi="David" w:cs="David"/>
          <w:rtl/>
        </w:rPr>
      </w:pPr>
      <w:commentRangeStart w:id="293"/>
      <w:r w:rsidRPr="00C60D93">
        <w:rPr>
          <w:rFonts w:ascii="David" w:hAnsi="David" w:cs="David" w:hint="eastAsia"/>
          <w:rtl/>
        </w:rPr>
        <w:t>היו</w:t>
      </w:r>
      <w:r w:rsidRPr="00C60D93">
        <w:rPr>
          <w:rFonts w:ascii="David" w:hAnsi="David" w:cs="David"/>
          <w:rtl/>
        </w:rPr>
        <w:t xml:space="preserve"> גם מספר </w:t>
      </w:r>
      <w:r w:rsidR="007607F7" w:rsidRPr="0097573D">
        <w:rPr>
          <w:rFonts w:ascii="David" w:hAnsi="David" w:cs="David" w:hint="eastAsia"/>
          <w:rtl/>
        </w:rPr>
        <w:t>ניסיונות</w:t>
      </w:r>
      <w:r w:rsidRPr="00C60D93">
        <w:rPr>
          <w:rFonts w:ascii="David" w:hAnsi="David" w:cs="David"/>
          <w:rtl/>
        </w:rPr>
        <w:t xml:space="preserve"> לשימוש בכלים מתקדמים יותר כמו</w:t>
      </w:r>
      <w:ins w:id="294" w:author="Avi Turner" w:date="2018-12-10T19:28:00Z">
        <w:r w:rsidR="00CE28F0">
          <w:rPr>
            <w:rFonts w:ascii="David" w:hAnsi="David" w:cs="David" w:hint="cs"/>
            <w:rtl/>
          </w:rPr>
          <w:t xml:space="preserve"> </w:t>
        </w:r>
      </w:ins>
      <w:ins w:id="295" w:author="Avi Turner" w:date="2018-12-10T19:29:00Z">
        <w:r w:rsidR="00CE28F0">
          <w:rPr>
            <w:rFonts w:ascii="David" w:hAnsi="David" w:cs="David"/>
            <w:rtl/>
          </w:rPr>
          <w:fldChar w:fldCharType="begin" w:fldLock="1"/>
        </w:r>
      </w:ins>
      <w:r w:rsidR="00947B36">
        <w:rPr>
          <w:rFonts w:ascii="David" w:hAnsi="David" w:cs="David"/>
        </w:rPr>
        <w:instrText>ADDIN CSL_CITATION {"citationItems":[{"id":"ITEM-1","itemData":{"author":[{"dropping-particle":"","family":"Hasan","given":"Sadid A","non-dropping-particle":"","parse-names":false,"suffix":""},{"dropping-particle":"","family":"Ling","given":"Yuan","non-dropping-particle":"","parse-names":false,"suffix":""},{"dropping-particle":"","family":"Farri","given":"Oladimeji","non-dropping-particle":"","parse-names":false,"suffix":""},{"dropping-particle":"","family":"Liu","given":"Joey","non-dropping-particle":"","parse-names":false,"suffix":""},{"dropping-particle":"","family":"Henning","given":"M","non-dropping-particle":"","parse-names":false,"suffix":""},{"dropping-particle":"","family":"Lungren","given":"Matthew","non-dropping-particle":"","parse-names":false,"suffix":""}],"id":"ITEM-1","issued":{"date-parts":[["2018"]]},"title":"Overview of ImageCLEF 2018 Medical Domain Visual Question Answering Task","type":"article-journal"},"uris":["http://www.mendeley.com/documents/?uuid=d8f42077-72b2-4367-a0f7-fcd55b02499a"]}],"mendeley":{"formattedCitation":"(Hasan et al., 2018)","plainTextFormattedCitation":"(Hasan et al., 2018)","previouslyFormattedCitation":"(Hasan et al., 2018)"},"properties":{"noteIndex":0},"schema":"https://github.com/citation-style-language/schema/raw/master/csl-citation.json"}</w:instrText>
      </w:r>
      <w:r w:rsidR="00CE28F0">
        <w:rPr>
          <w:rFonts w:ascii="David" w:hAnsi="David" w:cs="David"/>
          <w:rtl/>
        </w:rPr>
        <w:fldChar w:fldCharType="separate"/>
      </w:r>
      <w:r w:rsidR="00CE28F0" w:rsidRPr="00CE28F0">
        <w:rPr>
          <w:rFonts w:ascii="David" w:hAnsi="David" w:cs="David"/>
          <w:noProof/>
        </w:rPr>
        <w:t>(Hasan et al., 2018)</w:t>
      </w:r>
      <w:ins w:id="296" w:author="Avi Turner" w:date="2018-12-10T19:29:00Z">
        <w:r w:rsidR="00CE28F0">
          <w:rPr>
            <w:rFonts w:ascii="David" w:hAnsi="David" w:cs="David"/>
            <w:rtl/>
          </w:rPr>
          <w:fldChar w:fldCharType="end"/>
        </w:r>
      </w:ins>
      <w:r w:rsidRPr="00C60D93">
        <w:rPr>
          <w:rFonts w:ascii="David" w:hAnsi="David" w:cs="David"/>
          <w:rtl/>
        </w:rPr>
        <w:t>:</w:t>
      </w:r>
      <w:commentRangeEnd w:id="293"/>
      <w:r w:rsidR="00232161">
        <w:rPr>
          <w:rStyle w:val="CommentReference"/>
          <w:rtl/>
        </w:rPr>
        <w:commentReference w:id="293"/>
      </w:r>
    </w:p>
    <w:p w14:paraId="6EF575C3" w14:textId="061AD5F8" w:rsidR="00D65C4C" w:rsidRPr="00C60D93" w:rsidRDefault="00D65C4C" w:rsidP="00D65C4C">
      <w:pPr>
        <w:pStyle w:val="ListParagraph"/>
        <w:numPr>
          <w:ilvl w:val="0"/>
          <w:numId w:val="19"/>
        </w:numPr>
        <w:rPr>
          <w:rFonts w:ascii="David" w:hAnsi="David" w:cs="David"/>
        </w:rPr>
      </w:pPr>
      <w:r w:rsidRPr="00C60D93">
        <w:rPr>
          <w:rFonts w:ascii="David" w:hAnsi="David" w:cs="David"/>
        </w:rPr>
        <w:t>Multi modal compact bilinear (MCB) pooling</w:t>
      </w:r>
    </w:p>
    <w:p w14:paraId="4E8F434A" w14:textId="2299A92F" w:rsidR="00D65C4C" w:rsidRPr="00C60D93" w:rsidRDefault="00D65C4C" w:rsidP="00D65C4C">
      <w:pPr>
        <w:pStyle w:val="ListParagraph"/>
        <w:numPr>
          <w:ilvl w:val="0"/>
          <w:numId w:val="19"/>
        </w:numPr>
        <w:rPr>
          <w:rFonts w:ascii="David" w:hAnsi="David" w:cs="David"/>
        </w:rPr>
      </w:pPr>
      <w:r w:rsidRPr="00C60D93">
        <w:rPr>
          <w:rFonts w:ascii="David" w:hAnsi="David" w:cs="David"/>
        </w:rPr>
        <w:t>multimodal factorized bilinear (MFB) pooling</w:t>
      </w:r>
    </w:p>
    <w:p w14:paraId="7BFC306F" w14:textId="5F6B798B" w:rsidR="00FC1D9A" w:rsidRPr="00C60D93" w:rsidRDefault="00FC1D9A" w:rsidP="00D65C4C">
      <w:pPr>
        <w:pStyle w:val="ListParagraph"/>
        <w:numPr>
          <w:ilvl w:val="0"/>
          <w:numId w:val="19"/>
        </w:numPr>
        <w:rPr>
          <w:rFonts w:ascii="David" w:hAnsi="David" w:cs="David"/>
        </w:rPr>
      </w:pPr>
      <w:r w:rsidRPr="00C60D93">
        <w:rPr>
          <w:rStyle w:val="FootnoteReference"/>
          <w:rFonts w:ascii="David" w:hAnsi="David" w:cs="David"/>
        </w:rPr>
        <w:footnoteReference w:id="6"/>
      </w:r>
      <w:r w:rsidRPr="00C60D93">
        <w:rPr>
          <w:rFonts w:ascii="David" w:hAnsi="David" w:cs="David"/>
        </w:rPr>
        <w:t>Embedding based topic modeling (ETM)</w:t>
      </w:r>
    </w:p>
    <w:p w14:paraId="3922A522" w14:textId="20E51C18" w:rsidR="00FC1D9A" w:rsidRPr="00C60D93" w:rsidRDefault="00FC1D9A" w:rsidP="00FC1D9A">
      <w:pPr>
        <w:rPr>
          <w:rFonts w:ascii="David" w:hAnsi="David" w:cs="David"/>
          <w:rtl/>
        </w:rPr>
      </w:pPr>
    </w:p>
    <w:p w14:paraId="7293161B" w14:textId="77777777" w:rsidR="00FC1D9A" w:rsidRPr="00C60D93" w:rsidRDefault="00FC1D9A" w:rsidP="00FC1D9A">
      <w:pPr>
        <w:rPr>
          <w:rFonts w:ascii="David" w:hAnsi="David" w:cs="David"/>
          <w:rtl/>
        </w:rPr>
      </w:pPr>
      <w:r w:rsidRPr="00C60D93">
        <w:rPr>
          <w:rFonts w:ascii="David" w:hAnsi="David" w:cs="David" w:hint="eastAsia"/>
          <w:rtl/>
        </w:rPr>
        <w:t>בישום</w:t>
      </w:r>
      <w:r w:rsidRPr="00C60D93">
        <w:rPr>
          <w:rFonts w:ascii="David" w:hAnsi="David" w:cs="David"/>
          <w:rtl/>
        </w:rPr>
        <w:t xml:space="preserve"> </w:t>
      </w:r>
      <w:r w:rsidRPr="00C60D93">
        <w:rPr>
          <w:rFonts w:ascii="David" w:hAnsi="David" w:cs="David" w:hint="eastAsia"/>
          <w:rtl/>
        </w:rPr>
        <w:t>שלנו</w:t>
      </w:r>
      <w:r w:rsidRPr="00C60D93">
        <w:rPr>
          <w:rFonts w:ascii="David" w:hAnsi="David" w:cs="David"/>
          <w:rtl/>
        </w:rPr>
        <w:t xml:space="preserve"> </w:t>
      </w:r>
      <w:r w:rsidRPr="00C60D93">
        <w:rPr>
          <w:rFonts w:ascii="David" w:hAnsi="David" w:cs="David" w:hint="eastAsia"/>
          <w:rtl/>
        </w:rPr>
        <w:t>אנו</w:t>
      </w:r>
      <w:r w:rsidRPr="00C60D93">
        <w:rPr>
          <w:rFonts w:ascii="David" w:hAnsi="David" w:cs="David"/>
          <w:rtl/>
        </w:rPr>
        <w:t xml:space="preserve"> </w:t>
      </w:r>
      <w:r w:rsidRPr="00C60D93">
        <w:rPr>
          <w:rFonts w:ascii="David" w:hAnsi="David" w:cs="David" w:hint="eastAsia"/>
          <w:rtl/>
        </w:rPr>
        <w:t>גם</w:t>
      </w:r>
      <w:r w:rsidRPr="00C60D93">
        <w:rPr>
          <w:rFonts w:ascii="David" w:hAnsi="David" w:cs="David"/>
          <w:rtl/>
        </w:rPr>
        <w:t xml:space="preserve"> </w:t>
      </w:r>
      <w:r w:rsidRPr="00C60D93">
        <w:rPr>
          <w:rFonts w:ascii="David" w:hAnsi="David" w:cs="David" w:hint="eastAsia"/>
          <w:rtl/>
        </w:rPr>
        <w:t>כן</w:t>
      </w:r>
      <w:r w:rsidRPr="00C60D93">
        <w:rPr>
          <w:rFonts w:ascii="David" w:hAnsi="David" w:cs="David"/>
          <w:rtl/>
        </w:rPr>
        <w:t xml:space="preserve"> </w:t>
      </w:r>
      <w:r w:rsidRPr="00C60D93">
        <w:rPr>
          <w:rFonts w:ascii="David" w:hAnsi="David" w:cs="David" w:hint="eastAsia"/>
          <w:rtl/>
        </w:rPr>
        <w:t>משתמשים</w:t>
      </w:r>
      <w:r w:rsidRPr="00C60D93">
        <w:rPr>
          <w:rFonts w:ascii="David" w:hAnsi="David" w:cs="David"/>
          <w:rtl/>
        </w:rPr>
        <w:t xml:space="preserve"> </w:t>
      </w:r>
      <w:r w:rsidRPr="00C60D93">
        <w:rPr>
          <w:rFonts w:ascii="David" w:hAnsi="David" w:cs="David" w:hint="eastAsia"/>
          <w:rtl/>
        </w:rPr>
        <w:t>ב</w:t>
      </w:r>
      <w:r w:rsidRPr="00C60D93">
        <w:rPr>
          <w:rFonts w:ascii="David" w:hAnsi="David" w:cs="David"/>
          <w:rtl/>
        </w:rPr>
        <w:t>:</w:t>
      </w:r>
    </w:p>
    <w:p w14:paraId="0E5306D1" w14:textId="77777777" w:rsidR="00FC1D9A" w:rsidRPr="00C60D93" w:rsidRDefault="00FC1D9A" w:rsidP="00FC1D9A">
      <w:pPr>
        <w:pStyle w:val="ListParagraph"/>
        <w:numPr>
          <w:ilvl w:val="0"/>
          <w:numId w:val="20"/>
        </w:numPr>
        <w:rPr>
          <w:rFonts w:ascii="David" w:hAnsi="David" w:cs="David"/>
        </w:rPr>
      </w:pPr>
      <w:r w:rsidRPr="00C60D93">
        <w:rPr>
          <w:rFonts w:ascii="David" w:hAnsi="David" w:cs="David" w:hint="eastAsia"/>
          <w:rtl/>
        </w:rPr>
        <w:t>קידוד</w:t>
      </w:r>
      <w:r w:rsidRPr="00C60D93">
        <w:rPr>
          <w:rFonts w:ascii="David" w:hAnsi="David" w:cs="David"/>
          <w:rtl/>
        </w:rPr>
        <w:t xml:space="preserve"> השאלה באמצעות רשת </w:t>
      </w:r>
      <w:r w:rsidRPr="00C60D93">
        <w:rPr>
          <w:rFonts w:ascii="David" w:hAnsi="David" w:cs="David"/>
        </w:rPr>
        <w:t>RNN</w:t>
      </w:r>
      <w:r w:rsidRPr="00C60D93">
        <w:rPr>
          <w:rFonts w:ascii="David" w:hAnsi="David" w:cs="David"/>
          <w:rtl/>
        </w:rPr>
        <w:t xml:space="preserve">, ובפרט – </w:t>
      </w:r>
      <w:r w:rsidRPr="00C60D93">
        <w:rPr>
          <w:rFonts w:ascii="David" w:hAnsi="David" w:cs="David"/>
        </w:rPr>
        <w:t>LSTM</w:t>
      </w:r>
      <w:r w:rsidRPr="00C60D93">
        <w:rPr>
          <w:rFonts w:ascii="David" w:hAnsi="David" w:cs="David"/>
          <w:rtl/>
        </w:rPr>
        <w:t>.</w:t>
      </w:r>
    </w:p>
    <w:p w14:paraId="19548738" w14:textId="5E36B2BA" w:rsidR="00FC1D9A" w:rsidRPr="00C60D93" w:rsidRDefault="00FC1D9A" w:rsidP="00FC1D9A">
      <w:pPr>
        <w:pStyle w:val="ListParagraph"/>
        <w:numPr>
          <w:ilvl w:val="0"/>
          <w:numId w:val="20"/>
        </w:numPr>
        <w:rPr>
          <w:rFonts w:ascii="David" w:hAnsi="David" w:cs="David"/>
        </w:rPr>
      </w:pPr>
      <w:r w:rsidRPr="00C60D93">
        <w:rPr>
          <w:rFonts w:ascii="David" w:hAnsi="David" w:cs="David" w:hint="eastAsia"/>
          <w:rtl/>
        </w:rPr>
        <w:t>רשתות</w:t>
      </w:r>
      <w:r w:rsidRPr="00C60D93">
        <w:rPr>
          <w:rFonts w:ascii="David" w:hAnsi="David" w:cs="David"/>
          <w:rtl/>
        </w:rPr>
        <w:t xml:space="preserve"> </w:t>
      </w:r>
      <w:r w:rsidR="007607F7" w:rsidRPr="0097573D">
        <w:rPr>
          <w:rFonts w:ascii="David" w:hAnsi="David" w:cs="David"/>
          <w:rtl/>
        </w:rPr>
        <w:t xml:space="preserve">קונבולציוניות </w:t>
      </w:r>
      <w:r w:rsidRPr="00C60D93">
        <w:rPr>
          <w:rFonts w:ascii="David" w:hAnsi="David" w:cs="David" w:hint="eastAsia"/>
          <w:rtl/>
        </w:rPr>
        <w:t>עמוקות</w:t>
      </w:r>
      <w:r w:rsidRPr="00C60D93">
        <w:rPr>
          <w:rFonts w:ascii="David" w:hAnsi="David" w:cs="David"/>
          <w:rtl/>
        </w:rPr>
        <w:t xml:space="preserve"> </w:t>
      </w:r>
      <w:r w:rsidRPr="00C60D93">
        <w:rPr>
          <w:rFonts w:ascii="David" w:hAnsi="David" w:cs="David" w:hint="eastAsia"/>
          <w:rtl/>
        </w:rPr>
        <w:t>שכבר</w:t>
      </w:r>
      <w:r w:rsidRPr="00C60D93">
        <w:rPr>
          <w:rFonts w:ascii="David" w:hAnsi="David" w:cs="David"/>
          <w:rtl/>
        </w:rPr>
        <w:t xml:space="preserve"> </w:t>
      </w:r>
      <w:r w:rsidRPr="00C60D93">
        <w:rPr>
          <w:rFonts w:ascii="David" w:hAnsi="David" w:cs="David" w:hint="eastAsia"/>
          <w:rtl/>
        </w:rPr>
        <w:t>אונו</w:t>
      </w:r>
      <w:r w:rsidRPr="00C60D93">
        <w:rPr>
          <w:rFonts w:ascii="David" w:hAnsi="David" w:cs="David"/>
          <w:rtl/>
        </w:rPr>
        <w:t xml:space="preserve"> </w:t>
      </w:r>
      <w:r w:rsidRPr="00C60D93">
        <w:rPr>
          <w:rFonts w:ascii="David" w:hAnsi="David" w:cs="David" w:hint="eastAsia"/>
          <w:rtl/>
        </w:rPr>
        <w:t>לקידוד</w:t>
      </w:r>
      <w:r w:rsidRPr="00C60D93">
        <w:rPr>
          <w:rFonts w:ascii="David" w:hAnsi="David" w:cs="David"/>
          <w:rtl/>
        </w:rPr>
        <w:t xml:space="preserve"> </w:t>
      </w:r>
      <w:r w:rsidRPr="00C60D93">
        <w:rPr>
          <w:rFonts w:ascii="David" w:hAnsi="David" w:cs="David" w:hint="eastAsia"/>
          <w:rtl/>
        </w:rPr>
        <w:t>התמונה</w:t>
      </w:r>
      <w:r w:rsidRPr="00C60D93">
        <w:rPr>
          <w:rFonts w:ascii="David" w:hAnsi="David" w:cs="David"/>
          <w:rtl/>
        </w:rPr>
        <w:t>.</w:t>
      </w:r>
    </w:p>
    <w:p w14:paraId="3D59548D" w14:textId="170FC273" w:rsidR="00FC1D9A" w:rsidRPr="00C60D93" w:rsidRDefault="00FC1D9A" w:rsidP="00FC1D9A">
      <w:pPr>
        <w:pStyle w:val="ListParagraph"/>
        <w:numPr>
          <w:ilvl w:val="0"/>
          <w:numId w:val="20"/>
        </w:numPr>
        <w:rPr>
          <w:rFonts w:ascii="David" w:hAnsi="David" w:cs="David"/>
        </w:rPr>
      </w:pPr>
      <w:r w:rsidRPr="00C60D93">
        <w:rPr>
          <w:rFonts w:ascii="David" w:hAnsi="David" w:cs="David" w:hint="eastAsia"/>
          <w:rtl/>
        </w:rPr>
        <w:t>קידוד</w:t>
      </w:r>
      <w:r w:rsidRPr="00C60D93">
        <w:rPr>
          <w:rFonts w:ascii="David" w:hAnsi="David" w:cs="David"/>
          <w:rtl/>
        </w:rPr>
        <w:t xml:space="preserve"> מילות השאלה באמצעות </w:t>
      </w:r>
      <w:r w:rsidRPr="00C60D93">
        <w:rPr>
          <w:rFonts w:ascii="David" w:hAnsi="David" w:cs="David" w:hint="eastAsia"/>
          <w:rtl/>
        </w:rPr>
        <w:t>ספריית</w:t>
      </w:r>
      <w:r w:rsidRPr="00C60D93">
        <w:rPr>
          <w:rFonts w:ascii="David" w:hAnsi="David" w:cs="David"/>
          <w:rtl/>
        </w:rPr>
        <w:t xml:space="preserve"> </w:t>
      </w:r>
      <w:r w:rsidRPr="00C60D93">
        <w:rPr>
          <w:rFonts w:ascii="David" w:hAnsi="David" w:cs="David"/>
        </w:rPr>
        <w:t>NLP</w:t>
      </w:r>
      <w:r w:rsidRPr="00C60D93">
        <w:rPr>
          <w:rFonts w:ascii="David" w:hAnsi="David" w:cs="David"/>
          <w:rtl/>
        </w:rPr>
        <w:t xml:space="preserve"> שאומנה על ויקפדיה</w:t>
      </w:r>
    </w:p>
    <w:p w14:paraId="5B69AE6D" w14:textId="04D97A77" w:rsidR="00122561" w:rsidRPr="00C60D93" w:rsidRDefault="00122561" w:rsidP="00C60D93">
      <w:pPr>
        <w:pStyle w:val="ListParagraph"/>
        <w:numPr>
          <w:ilvl w:val="0"/>
          <w:numId w:val="20"/>
        </w:numPr>
        <w:rPr>
          <w:rFonts w:ascii="David" w:hAnsi="David" w:cs="David"/>
        </w:rPr>
      </w:pPr>
      <w:r w:rsidRPr="00C60D93">
        <w:rPr>
          <w:rFonts w:ascii="David" w:hAnsi="David" w:cs="David" w:hint="eastAsia"/>
          <w:rtl/>
        </w:rPr>
        <w:t>מתוכנן</w:t>
      </w:r>
      <w:r w:rsidRPr="00C60D93">
        <w:rPr>
          <w:rFonts w:ascii="David" w:hAnsi="David" w:cs="David"/>
          <w:rtl/>
        </w:rPr>
        <w:t xml:space="preserve"> </w:t>
      </w:r>
      <w:r w:rsidRPr="00C60D93">
        <w:rPr>
          <w:rFonts w:ascii="David" w:hAnsi="David" w:cs="David" w:hint="eastAsia"/>
          <w:rtl/>
        </w:rPr>
        <w:t>לבדיקה</w:t>
      </w:r>
      <w:r w:rsidRPr="00C60D93">
        <w:rPr>
          <w:rFonts w:ascii="David" w:hAnsi="David" w:cs="David"/>
          <w:rtl/>
        </w:rPr>
        <w:t xml:space="preserve">: </w:t>
      </w:r>
      <w:r w:rsidRPr="00C60D93">
        <w:rPr>
          <w:rFonts w:ascii="David" w:hAnsi="David" w:cs="David" w:hint="eastAsia"/>
          <w:rtl/>
        </w:rPr>
        <w:t>שימוש</w:t>
      </w:r>
      <w:r w:rsidRPr="00C60D93">
        <w:rPr>
          <w:rFonts w:ascii="David" w:hAnsi="David" w:cs="David"/>
          <w:rtl/>
        </w:rPr>
        <w:t xml:space="preserve"> </w:t>
      </w:r>
      <w:r w:rsidRPr="00C60D93">
        <w:rPr>
          <w:rFonts w:ascii="David" w:hAnsi="David" w:cs="David" w:hint="eastAsia"/>
          <w:rtl/>
        </w:rPr>
        <w:t>ב</w:t>
      </w:r>
      <w:r w:rsidRPr="00C60D93">
        <w:rPr>
          <w:rFonts w:ascii="David" w:hAnsi="David" w:cs="David"/>
        </w:rPr>
        <w:t>Attention</w:t>
      </w:r>
    </w:p>
    <w:p w14:paraId="4A9A9E4F" w14:textId="3454067A" w:rsidR="00FC1D9A" w:rsidRPr="00C60D93" w:rsidRDefault="00FC1D9A" w:rsidP="00C60D93">
      <w:pPr>
        <w:rPr>
          <w:rFonts w:ascii="David" w:hAnsi="David" w:cs="David"/>
        </w:rPr>
      </w:pPr>
      <w:r w:rsidRPr="00C60D93">
        <w:rPr>
          <w:rFonts w:ascii="David" w:hAnsi="David" w:cs="David" w:hint="eastAsia"/>
          <w:rtl/>
        </w:rPr>
        <w:t>נציין</w:t>
      </w:r>
      <w:r w:rsidRPr="00C60D93">
        <w:rPr>
          <w:rFonts w:ascii="David" w:hAnsi="David" w:cs="David"/>
          <w:rtl/>
        </w:rPr>
        <w:t xml:space="preserve"> </w:t>
      </w:r>
      <w:r w:rsidRPr="00C60D93">
        <w:rPr>
          <w:rFonts w:ascii="David" w:hAnsi="David" w:cs="David" w:hint="eastAsia"/>
          <w:rtl/>
        </w:rPr>
        <w:t>כי</w:t>
      </w:r>
      <w:r w:rsidRPr="00C60D93">
        <w:rPr>
          <w:rFonts w:ascii="David" w:hAnsi="David" w:cs="David"/>
          <w:rtl/>
        </w:rPr>
        <w:t xml:space="preserve"> </w:t>
      </w:r>
      <w:r w:rsidRPr="00C60D93">
        <w:rPr>
          <w:rFonts w:ascii="David" w:hAnsi="David" w:cs="David" w:hint="eastAsia"/>
          <w:rtl/>
        </w:rPr>
        <w:t>בתחרויות</w:t>
      </w:r>
      <w:r w:rsidRPr="00C60D93">
        <w:rPr>
          <w:rFonts w:ascii="David" w:hAnsi="David" w:cs="David"/>
          <w:rtl/>
        </w:rPr>
        <w:t xml:space="preserve"> </w:t>
      </w:r>
      <w:r w:rsidRPr="00C60D93">
        <w:rPr>
          <w:rFonts w:ascii="David" w:hAnsi="David" w:cs="David" w:hint="eastAsia"/>
          <w:rtl/>
        </w:rPr>
        <w:t>של</w:t>
      </w:r>
      <w:r w:rsidRPr="00C60D93">
        <w:rPr>
          <w:rFonts w:ascii="David" w:hAnsi="David" w:cs="David"/>
          <w:rtl/>
        </w:rPr>
        <w:t xml:space="preserve"> </w:t>
      </w:r>
      <w:r w:rsidRPr="00C60D93">
        <w:rPr>
          <w:rFonts w:ascii="David" w:hAnsi="David" w:cs="David" w:hint="eastAsia"/>
          <w:rtl/>
        </w:rPr>
        <w:t>תרגום</w:t>
      </w:r>
      <w:r w:rsidRPr="00C60D93">
        <w:rPr>
          <w:rFonts w:ascii="David" w:hAnsi="David" w:cs="David"/>
          <w:rtl/>
        </w:rPr>
        <w:t xml:space="preserve"> </w:t>
      </w:r>
      <w:r w:rsidRPr="00C60D93">
        <w:rPr>
          <w:rFonts w:ascii="David" w:hAnsi="David" w:cs="David" w:hint="eastAsia"/>
          <w:rtl/>
        </w:rPr>
        <w:t>משפה</w:t>
      </w:r>
      <w:r w:rsidRPr="00C60D93">
        <w:rPr>
          <w:rFonts w:ascii="David" w:hAnsi="David" w:cs="David"/>
          <w:rtl/>
        </w:rPr>
        <w:t xml:space="preserve"> לשפה, כאשר </w:t>
      </w:r>
      <w:r w:rsidRPr="00C60D93">
        <w:rPr>
          <w:rFonts w:ascii="David" w:hAnsi="David" w:cs="David" w:hint="eastAsia"/>
          <w:rtl/>
        </w:rPr>
        <w:t>משתמשים</w:t>
      </w:r>
      <w:r w:rsidRPr="00C60D93">
        <w:rPr>
          <w:rFonts w:ascii="David" w:hAnsi="David" w:cs="David"/>
          <w:rtl/>
        </w:rPr>
        <w:t xml:space="preserve"> במדד </w:t>
      </w:r>
      <w:r w:rsidRPr="00C60D93">
        <w:rPr>
          <w:rFonts w:ascii="David" w:hAnsi="David" w:cs="David"/>
        </w:rPr>
        <w:t>BLEU</w:t>
      </w:r>
      <w:r w:rsidRPr="00C60D93">
        <w:rPr>
          <w:rFonts w:ascii="David" w:hAnsi="David" w:cs="David"/>
          <w:rtl/>
        </w:rPr>
        <w:t xml:space="preserve"> מתקבלים ציונים בסביבות 0.33, כאן הציונים היו נמוכים משמעותית. ואחד מהלקחים שעלו מהתחרות עולה כי קיים צורך להגדיל את גודל הקלט כדי לקבל תוצאות משמעותיות יותר.</w:t>
      </w:r>
    </w:p>
    <w:p w14:paraId="0B14F713" w14:textId="77777777" w:rsidR="00FC1D9A" w:rsidRPr="00C60D93" w:rsidRDefault="00FC1D9A" w:rsidP="00C60D93">
      <w:pPr>
        <w:pStyle w:val="ListParagraph"/>
        <w:rPr>
          <w:rFonts w:ascii="David" w:hAnsi="David" w:cs="David"/>
        </w:rPr>
      </w:pPr>
    </w:p>
    <w:p w14:paraId="284A230D" w14:textId="5E009AEF" w:rsidR="00C9679B" w:rsidRPr="0097573D" w:rsidRDefault="00C9679B">
      <w:pPr>
        <w:rPr>
          <w:rFonts w:ascii="David" w:hAnsi="David" w:cs="David"/>
          <w:rtl/>
        </w:rPr>
      </w:pPr>
      <w:r w:rsidRPr="0097573D">
        <w:rPr>
          <w:rFonts w:ascii="David" w:hAnsi="David" w:cs="David"/>
          <w:rtl/>
        </w:rPr>
        <w:br w:type="page"/>
      </w:r>
    </w:p>
    <w:p w14:paraId="63314CF9" w14:textId="3B236BA3" w:rsidR="00C9679B" w:rsidRDefault="00C9679B" w:rsidP="00C9679B">
      <w:pPr>
        <w:pStyle w:val="Heading1"/>
        <w:rPr>
          <w:ins w:id="297" w:author="shpanier" w:date="2018-12-10T06:06:00Z"/>
          <w:rFonts w:ascii="David" w:hAnsi="David" w:cs="David"/>
          <w:rtl/>
        </w:rPr>
      </w:pPr>
      <w:bookmarkStart w:id="298" w:name="_Toc532235154"/>
      <w:r w:rsidRPr="00C60D93">
        <w:rPr>
          <w:rFonts w:ascii="David" w:hAnsi="David" w:cs="David" w:hint="eastAsia"/>
          <w:rtl/>
        </w:rPr>
        <w:lastRenderedPageBreak/>
        <w:t>רשימת</w:t>
      </w:r>
      <w:r w:rsidRPr="00C60D93">
        <w:rPr>
          <w:rFonts w:ascii="David" w:hAnsi="David" w:cs="David"/>
          <w:rtl/>
        </w:rPr>
        <w:t xml:space="preserve"> </w:t>
      </w:r>
      <w:r w:rsidRPr="00C60D93">
        <w:rPr>
          <w:rFonts w:ascii="David" w:hAnsi="David" w:cs="David" w:hint="eastAsia"/>
          <w:rtl/>
        </w:rPr>
        <w:t>ספרות</w:t>
      </w:r>
      <w:bookmarkEnd w:id="298"/>
    </w:p>
    <w:p w14:paraId="4BCC09BB" w14:textId="77777777" w:rsidR="00F715BF" w:rsidRDefault="00F715BF">
      <w:pPr>
        <w:widowControl w:val="0"/>
        <w:autoSpaceDE w:val="0"/>
        <w:autoSpaceDN w:val="0"/>
        <w:bidi w:val="0"/>
        <w:adjustRightInd w:val="0"/>
        <w:spacing w:after="0" w:line="240" w:lineRule="auto"/>
        <w:rPr>
          <w:rFonts w:ascii="Times New Roman"/>
          <w:sz w:val="24"/>
          <w:szCs w:val="24"/>
        </w:rPr>
      </w:pPr>
    </w:p>
    <w:p w14:paraId="6D9E3B2C" w14:textId="77777777" w:rsidR="00F715BF" w:rsidRPr="00F715BF" w:rsidRDefault="00F715BF">
      <w:pPr>
        <w:widowControl w:val="0"/>
        <w:autoSpaceDE w:val="0"/>
        <w:autoSpaceDN w:val="0"/>
        <w:bidi w:val="0"/>
        <w:adjustRightInd w:val="0"/>
        <w:spacing w:after="140" w:line="288" w:lineRule="auto"/>
        <w:ind w:left="480" w:hanging="480"/>
        <w:rPr>
          <w:rFonts w:ascii="Times New Roman"/>
          <w:sz w:val="20"/>
          <w:szCs w:val="20"/>
          <w:rPrChange w:id="299" w:author="Avi Turner" w:date="2018-12-10T19:54:00Z">
            <w:rPr>
              <w:rFonts w:ascii="Times New Roman"/>
              <w:sz w:val="24"/>
              <w:szCs w:val="24"/>
            </w:rPr>
          </w:rPrChange>
        </w:rPr>
      </w:pPr>
      <w:r w:rsidRPr="00F715BF">
        <w:rPr>
          <w:rFonts w:ascii="Times New Roman"/>
          <w:sz w:val="20"/>
          <w:szCs w:val="20"/>
          <w:rPrChange w:id="300" w:author="Avi Turner" w:date="2018-12-10T19:54:00Z">
            <w:rPr>
              <w:rFonts w:ascii="Times New Roman"/>
              <w:sz w:val="24"/>
              <w:szCs w:val="24"/>
            </w:rPr>
          </w:rPrChange>
        </w:rPr>
        <w:t>Agrawal, A., Lu, J., Antol, S., Mitchell, M., Zitnick, C. L., Batra, D., &amp; Parikh, D. (n.d.). VQA : Visual Question Answering, 1–23.</w:t>
      </w:r>
    </w:p>
    <w:p w14:paraId="6A510AEE" w14:textId="77777777" w:rsidR="00F715BF" w:rsidRPr="00F715BF" w:rsidRDefault="00F715BF">
      <w:pPr>
        <w:widowControl w:val="0"/>
        <w:autoSpaceDE w:val="0"/>
        <w:autoSpaceDN w:val="0"/>
        <w:bidi w:val="0"/>
        <w:adjustRightInd w:val="0"/>
        <w:spacing w:after="140" w:line="288" w:lineRule="auto"/>
        <w:ind w:left="480" w:hanging="480"/>
        <w:rPr>
          <w:rFonts w:ascii="Times New Roman"/>
          <w:sz w:val="20"/>
          <w:szCs w:val="20"/>
          <w:rPrChange w:id="301" w:author="Avi Turner" w:date="2018-12-10T19:54:00Z">
            <w:rPr>
              <w:rFonts w:ascii="Times New Roman"/>
              <w:sz w:val="24"/>
              <w:szCs w:val="24"/>
            </w:rPr>
          </w:rPrChange>
        </w:rPr>
      </w:pPr>
      <w:r w:rsidRPr="00F715BF">
        <w:rPr>
          <w:rFonts w:ascii="Times New Roman"/>
          <w:sz w:val="20"/>
          <w:szCs w:val="20"/>
          <w:rPrChange w:id="302" w:author="Avi Turner" w:date="2018-12-10T19:54:00Z">
            <w:rPr>
              <w:rFonts w:ascii="Times New Roman"/>
              <w:sz w:val="24"/>
              <w:szCs w:val="24"/>
            </w:rPr>
          </w:rPrChange>
        </w:rPr>
        <w:t>Atg, U. (2018). Read This Month, (January).</w:t>
      </w:r>
    </w:p>
    <w:p w14:paraId="421D47B8" w14:textId="77777777" w:rsidR="00F715BF" w:rsidRPr="00F715BF" w:rsidRDefault="00F715BF">
      <w:pPr>
        <w:widowControl w:val="0"/>
        <w:autoSpaceDE w:val="0"/>
        <w:autoSpaceDN w:val="0"/>
        <w:bidi w:val="0"/>
        <w:adjustRightInd w:val="0"/>
        <w:spacing w:after="140" w:line="288" w:lineRule="auto"/>
        <w:ind w:left="480" w:hanging="480"/>
        <w:rPr>
          <w:rFonts w:ascii="Times New Roman"/>
          <w:sz w:val="20"/>
          <w:szCs w:val="20"/>
          <w:rPrChange w:id="303" w:author="Avi Turner" w:date="2018-12-10T19:54:00Z">
            <w:rPr>
              <w:rFonts w:ascii="Times New Roman"/>
              <w:sz w:val="24"/>
              <w:szCs w:val="24"/>
            </w:rPr>
          </w:rPrChange>
        </w:rPr>
      </w:pPr>
      <w:r w:rsidRPr="00F715BF">
        <w:rPr>
          <w:rFonts w:ascii="Times New Roman"/>
          <w:sz w:val="20"/>
          <w:szCs w:val="20"/>
          <w:rPrChange w:id="304" w:author="Avi Turner" w:date="2018-12-10T19:54:00Z">
            <w:rPr>
              <w:rFonts w:ascii="Times New Roman"/>
              <w:sz w:val="24"/>
              <w:szCs w:val="24"/>
            </w:rPr>
          </w:rPrChange>
        </w:rPr>
        <w:t xml:space="preserve">Buscaldi, D., Tournier, R., Aussenac-gilles, N., &amp; Mothe, J. (2012). IRIT : Textual Similarity Combining Conceptual Similarity with an N-Gram Comparison Method. </w:t>
      </w:r>
      <w:r w:rsidRPr="00F715BF">
        <w:rPr>
          <w:rFonts w:ascii="Times New Roman"/>
          <w:i/>
          <w:iCs/>
          <w:sz w:val="20"/>
          <w:szCs w:val="20"/>
          <w:rPrChange w:id="305" w:author="Avi Turner" w:date="2018-12-10T19:54:00Z">
            <w:rPr>
              <w:rFonts w:ascii="Times New Roman"/>
              <w:i/>
              <w:iCs/>
              <w:sz w:val="24"/>
              <w:szCs w:val="24"/>
            </w:rPr>
          </w:rPrChange>
        </w:rPr>
        <w:t>First Joint Conference on Lexical and Computational Semantics (*SEM 2012)</w:t>
      </w:r>
      <w:r w:rsidRPr="00F715BF">
        <w:rPr>
          <w:rFonts w:ascii="Times New Roman"/>
          <w:sz w:val="20"/>
          <w:szCs w:val="20"/>
          <w:rPrChange w:id="306" w:author="Avi Turner" w:date="2018-12-10T19:54:00Z">
            <w:rPr>
              <w:rFonts w:ascii="Times New Roman"/>
              <w:sz w:val="24"/>
              <w:szCs w:val="24"/>
            </w:rPr>
          </w:rPrChange>
        </w:rPr>
        <w:t>, 552–556.</w:t>
      </w:r>
    </w:p>
    <w:p w14:paraId="78552FF6" w14:textId="77777777" w:rsidR="00F715BF" w:rsidRPr="00F715BF" w:rsidRDefault="00F715BF">
      <w:pPr>
        <w:widowControl w:val="0"/>
        <w:autoSpaceDE w:val="0"/>
        <w:autoSpaceDN w:val="0"/>
        <w:bidi w:val="0"/>
        <w:adjustRightInd w:val="0"/>
        <w:spacing w:after="140" w:line="288" w:lineRule="auto"/>
        <w:ind w:left="480" w:hanging="480"/>
        <w:rPr>
          <w:rFonts w:ascii="Times New Roman"/>
          <w:sz w:val="20"/>
          <w:szCs w:val="20"/>
          <w:rPrChange w:id="307" w:author="Avi Turner" w:date="2018-12-10T19:54:00Z">
            <w:rPr>
              <w:rFonts w:ascii="Times New Roman"/>
              <w:sz w:val="24"/>
              <w:szCs w:val="24"/>
            </w:rPr>
          </w:rPrChange>
        </w:rPr>
      </w:pPr>
      <w:r w:rsidRPr="00F715BF">
        <w:rPr>
          <w:rFonts w:ascii="Times New Roman"/>
          <w:sz w:val="20"/>
          <w:szCs w:val="20"/>
          <w:rPrChange w:id="308" w:author="Avi Turner" w:date="2018-12-10T19:54:00Z">
            <w:rPr>
              <w:rFonts w:ascii="Times New Roman"/>
              <w:sz w:val="24"/>
              <w:szCs w:val="24"/>
            </w:rPr>
          </w:rPrChange>
        </w:rPr>
        <w:t>Fukui, A., Park, D. H., Yang, D., Rohrbach, A., Darrell, T., &amp; Rohrbach, M. (n.d.). for Visual Question Answering and Visual Grounding.</w:t>
      </w:r>
    </w:p>
    <w:p w14:paraId="771DF390" w14:textId="77777777" w:rsidR="00F715BF" w:rsidRPr="00F715BF" w:rsidRDefault="00F715BF">
      <w:pPr>
        <w:widowControl w:val="0"/>
        <w:autoSpaceDE w:val="0"/>
        <w:autoSpaceDN w:val="0"/>
        <w:bidi w:val="0"/>
        <w:adjustRightInd w:val="0"/>
        <w:spacing w:after="140" w:line="288" w:lineRule="auto"/>
        <w:ind w:left="480" w:hanging="480"/>
        <w:rPr>
          <w:rFonts w:ascii="Times New Roman"/>
          <w:sz w:val="20"/>
          <w:szCs w:val="20"/>
          <w:rPrChange w:id="309" w:author="Avi Turner" w:date="2018-12-10T19:54:00Z">
            <w:rPr>
              <w:rFonts w:ascii="Times New Roman"/>
              <w:sz w:val="24"/>
              <w:szCs w:val="24"/>
            </w:rPr>
          </w:rPrChange>
        </w:rPr>
      </w:pPr>
      <w:r w:rsidRPr="00F715BF">
        <w:rPr>
          <w:rFonts w:ascii="Times New Roman"/>
          <w:sz w:val="20"/>
          <w:szCs w:val="20"/>
          <w:rPrChange w:id="310" w:author="Avi Turner" w:date="2018-12-10T19:54:00Z">
            <w:rPr>
              <w:rFonts w:ascii="Times New Roman"/>
              <w:sz w:val="24"/>
              <w:szCs w:val="24"/>
            </w:rPr>
          </w:rPrChange>
        </w:rPr>
        <w:t>Hasan, S. A., Ling, Y., Farri, O., Liu, J., Henning, M., &amp; Lungren, M. (2018). Overview of ImageCLEF 2018 Medical Domain Visual Question Answering Task.</w:t>
      </w:r>
    </w:p>
    <w:p w14:paraId="5315DD9D" w14:textId="77777777" w:rsidR="00F715BF" w:rsidRPr="00F715BF" w:rsidRDefault="00F715BF">
      <w:pPr>
        <w:widowControl w:val="0"/>
        <w:autoSpaceDE w:val="0"/>
        <w:autoSpaceDN w:val="0"/>
        <w:bidi w:val="0"/>
        <w:adjustRightInd w:val="0"/>
        <w:spacing w:after="140" w:line="288" w:lineRule="auto"/>
        <w:ind w:left="480" w:hanging="480"/>
        <w:rPr>
          <w:rFonts w:ascii="Times New Roman"/>
          <w:sz w:val="20"/>
          <w:szCs w:val="20"/>
          <w:rPrChange w:id="311" w:author="Avi Turner" w:date="2018-12-10T19:54:00Z">
            <w:rPr>
              <w:rFonts w:ascii="Times New Roman"/>
              <w:sz w:val="24"/>
              <w:szCs w:val="24"/>
            </w:rPr>
          </w:rPrChange>
        </w:rPr>
      </w:pPr>
      <w:r w:rsidRPr="00F715BF">
        <w:rPr>
          <w:rFonts w:ascii="Times New Roman"/>
          <w:sz w:val="20"/>
          <w:szCs w:val="20"/>
          <w:rPrChange w:id="312" w:author="Avi Turner" w:date="2018-12-10T19:54:00Z">
            <w:rPr>
              <w:rFonts w:ascii="Times New Roman"/>
              <w:sz w:val="24"/>
              <w:szCs w:val="24"/>
            </w:rPr>
          </w:rPrChange>
        </w:rPr>
        <w:t xml:space="preserve">Leonel, E. D. (2009). Phase transition in dynamical systems: Defining classes of universality for two-dimensional hamiltonian mappings via critical exponents. </w:t>
      </w:r>
      <w:r w:rsidRPr="00F715BF">
        <w:rPr>
          <w:rFonts w:ascii="Times New Roman"/>
          <w:i/>
          <w:iCs/>
          <w:sz w:val="20"/>
          <w:szCs w:val="20"/>
          <w:rPrChange w:id="313" w:author="Avi Turner" w:date="2018-12-10T19:54:00Z">
            <w:rPr>
              <w:rFonts w:ascii="Times New Roman"/>
              <w:i/>
              <w:iCs/>
              <w:sz w:val="24"/>
              <w:szCs w:val="24"/>
            </w:rPr>
          </w:rPrChange>
        </w:rPr>
        <w:t>Mathematical Problems in Engineering</w:t>
      </w:r>
      <w:r w:rsidRPr="00F715BF">
        <w:rPr>
          <w:rFonts w:ascii="Times New Roman"/>
          <w:sz w:val="20"/>
          <w:szCs w:val="20"/>
          <w:rPrChange w:id="314" w:author="Avi Turner" w:date="2018-12-10T19:54:00Z">
            <w:rPr>
              <w:rFonts w:ascii="Times New Roman"/>
              <w:sz w:val="24"/>
              <w:szCs w:val="24"/>
            </w:rPr>
          </w:rPrChange>
        </w:rPr>
        <w:t xml:space="preserve">, </w:t>
      </w:r>
      <w:r w:rsidRPr="00F715BF">
        <w:rPr>
          <w:rFonts w:ascii="Times New Roman"/>
          <w:i/>
          <w:iCs/>
          <w:sz w:val="20"/>
          <w:szCs w:val="20"/>
          <w:rPrChange w:id="315" w:author="Avi Turner" w:date="2018-12-10T19:54:00Z">
            <w:rPr>
              <w:rFonts w:ascii="Times New Roman"/>
              <w:i/>
              <w:iCs/>
              <w:sz w:val="24"/>
              <w:szCs w:val="24"/>
            </w:rPr>
          </w:rPrChange>
        </w:rPr>
        <w:t>2009</w:t>
      </w:r>
      <w:r w:rsidRPr="00F715BF">
        <w:rPr>
          <w:rFonts w:ascii="Times New Roman"/>
          <w:sz w:val="20"/>
          <w:szCs w:val="20"/>
          <w:rPrChange w:id="316" w:author="Avi Turner" w:date="2018-12-10T19:54:00Z">
            <w:rPr>
              <w:rFonts w:ascii="Times New Roman"/>
              <w:sz w:val="24"/>
              <w:szCs w:val="24"/>
            </w:rPr>
          </w:rPrChange>
        </w:rPr>
        <w:t>, 1–9. https://doi.org/10.1155/2009/367921</w:t>
      </w:r>
    </w:p>
    <w:p w14:paraId="08E3A515" w14:textId="77777777" w:rsidR="00F715BF" w:rsidRPr="00F715BF" w:rsidRDefault="00F715BF">
      <w:pPr>
        <w:widowControl w:val="0"/>
        <w:autoSpaceDE w:val="0"/>
        <w:autoSpaceDN w:val="0"/>
        <w:bidi w:val="0"/>
        <w:adjustRightInd w:val="0"/>
        <w:spacing w:after="140" w:line="288" w:lineRule="auto"/>
        <w:ind w:left="480" w:hanging="480"/>
        <w:rPr>
          <w:rFonts w:ascii="Times New Roman"/>
          <w:sz w:val="20"/>
          <w:szCs w:val="20"/>
          <w:rPrChange w:id="317" w:author="Avi Turner" w:date="2018-12-10T19:54:00Z">
            <w:rPr>
              <w:rFonts w:ascii="Times New Roman"/>
              <w:sz w:val="24"/>
              <w:szCs w:val="24"/>
            </w:rPr>
          </w:rPrChange>
        </w:rPr>
      </w:pPr>
      <w:r w:rsidRPr="00F715BF">
        <w:rPr>
          <w:rFonts w:ascii="Times New Roman"/>
          <w:sz w:val="20"/>
          <w:szCs w:val="20"/>
          <w:rPrChange w:id="318" w:author="Avi Turner" w:date="2018-12-10T19:54:00Z">
            <w:rPr>
              <w:rFonts w:ascii="Times New Roman"/>
              <w:sz w:val="24"/>
              <w:szCs w:val="24"/>
            </w:rPr>
          </w:rPrChange>
        </w:rPr>
        <w:t>Lin, X., &amp; Parikh, D. (n.d.). Active Learning for Visual Question Answering : An Empirical Study arXiv : 1711 . 01732v1 [ cs . CV ] 6 Nov 2017, 1–23.</w:t>
      </w:r>
    </w:p>
    <w:p w14:paraId="2040D053" w14:textId="77777777" w:rsidR="00F715BF" w:rsidRPr="00F715BF" w:rsidRDefault="00F715BF">
      <w:pPr>
        <w:widowControl w:val="0"/>
        <w:autoSpaceDE w:val="0"/>
        <w:autoSpaceDN w:val="0"/>
        <w:bidi w:val="0"/>
        <w:adjustRightInd w:val="0"/>
        <w:spacing w:after="140" w:line="288" w:lineRule="auto"/>
        <w:ind w:left="480" w:hanging="480"/>
        <w:rPr>
          <w:rFonts w:ascii="Times New Roman"/>
          <w:sz w:val="20"/>
          <w:szCs w:val="20"/>
          <w:rPrChange w:id="319" w:author="Avi Turner" w:date="2018-12-10T19:54:00Z">
            <w:rPr>
              <w:rFonts w:ascii="Times New Roman"/>
              <w:sz w:val="24"/>
              <w:szCs w:val="24"/>
            </w:rPr>
          </w:rPrChange>
        </w:rPr>
      </w:pPr>
      <w:r w:rsidRPr="00F715BF">
        <w:rPr>
          <w:rFonts w:ascii="Times New Roman"/>
          <w:sz w:val="20"/>
          <w:szCs w:val="20"/>
          <w:rPrChange w:id="320" w:author="Avi Turner" w:date="2018-12-10T19:54:00Z">
            <w:rPr>
              <w:rFonts w:ascii="Times New Roman"/>
              <w:sz w:val="24"/>
              <w:szCs w:val="24"/>
            </w:rPr>
          </w:rPrChange>
        </w:rPr>
        <w:t xml:space="preserve">Litjens, G., Kooi, T., Bejnordi, B. E., Setio, A. A. A., Ciompi, F., Ghafoorian, M., … Sánchez, C. I. (2017). A survey on deep learning in medical image analysis. </w:t>
      </w:r>
      <w:r w:rsidRPr="00F715BF">
        <w:rPr>
          <w:rFonts w:ascii="Times New Roman"/>
          <w:i/>
          <w:iCs/>
          <w:sz w:val="20"/>
          <w:szCs w:val="20"/>
          <w:rPrChange w:id="321" w:author="Avi Turner" w:date="2018-12-10T19:54:00Z">
            <w:rPr>
              <w:rFonts w:ascii="Times New Roman"/>
              <w:i/>
              <w:iCs/>
              <w:sz w:val="24"/>
              <w:szCs w:val="24"/>
            </w:rPr>
          </w:rPrChange>
        </w:rPr>
        <w:t>Medical Image Analysis</w:t>
      </w:r>
      <w:r w:rsidRPr="00F715BF">
        <w:rPr>
          <w:rFonts w:ascii="Times New Roman"/>
          <w:sz w:val="20"/>
          <w:szCs w:val="20"/>
          <w:rPrChange w:id="322" w:author="Avi Turner" w:date="2018-12-10T19:54:00Z">
            <w:rPr>
              <w:rFonts w:ascii="Times New Roman"/>
              <w:sz w:val="24"/>
              <w:szCs w:val="24"/>
            </w:rPr>
          </w:rPrChange>
        </w:rPr>
        <w:t>. https://doi.org/10.1016/j.media.2017.07.005</w:t>
      </w:r>
    </w:p>
    <w:p w14:paraId="7184D4BE" w14:textId="1B27488C" w:rsidR="00F715BF" w:rsidRPr="00F715BF" w:rsidDel="00F715BF" w:rsidRDefault="00F715BF">
      <w:pPr>
        <w:widowControl w:val="0"/>
        <w:autoSpaceDE w:val="0"/>
        <w:autoSpaceDN w:val="0"/>
        <w:bidi w:val="0"/>
        <w:adjustRightInd w:val="0"/>
        <w:spacing w:after="140" w:line="288" w:lineRule="auto"/>
        <w:ind w:left="480" w:hanging="480"/>
        <w:rPr>
          <w:moveFrom w:id="323" w:author="Avi Turner" w:date="2018-12-10T19:50:00Z"/>
          <w:rFonts w:ascii="Times New Roman"/>
          <w:sz w:val="20"/>
          <w:szCs w:val="20"/>
          <w:rPrChange w:id="324" w:author="Avi Turner" w:date="2018-12-10T19:54:00Z">
            <w:rPr>
              <w:moveFrom w:id="325" w:author="Avi Turner" w:date="2018-12-10T19:50:00Z"/>
              <w:rFonts w:ascii="Times New Roman"/>
              <w:sz w:val="24"/>
              <w:szCs w:val="24"/>
            </w:rPr>
          </w:rPrChange>
        </w:rPr>
      </w:pPr>
      <w:moveFromRangeStart w:id="326" w:author="Avi Turner" w:date="2018-12-10T19:50:00Z" w:name="move532234734"/>
      <w:moveFrom w:id="327" w:author="Avi Turner" w:date="2018-12-10T19:50:00Z">
        <w:r w:rsidRPr="00F715BF" w:rsidDel="00F715BF">
          <w:rPr>
            <w:rFonts w:ascii="Times New Roman"/>
            <w:sz w:val="20"/>
            <w:szCs w:val="20"/>
            <w:rPrChange w:id="328" w:author="Avi Turner" w:date="2018-12-10T19:54:00Z">
              <w:rPr>
                <w:rFonts w:ascii="Times New Roman"/>
                <w:sz w:val="24"/>
                <w:szCs w:val="24"/>
              </w:rPr>
            </w:rPrChange>
          </w:rPr>
          <w:t>Teney, D., &amp; Centre, A. (2017). Tips and Tricks for Visual Question Answering : Learnings from the 2017 Challenge.</w:t>
        </w:r>
      </w:moveFrom>
    </w:p>
    <w:moveFromRangeEnd w:id="326"/>
    <w:p w14:paraId="0FE28000" w14:textId="77777777" w:rsidR="00F715BF" w:rsidRPr="00F715BF" w:rsidRDefault="00F715BF">
      <w:pPr>
        <w:widowControl w:val="0"/>
        <w:autoSpaceDE w:val="0"/>
        <w:autoSpaceDN w:val="0"/>
        <w:bidi w:val="0"/>
        <w:adjustRightInd w:val="0"/>
        <w:spacing w:after="140" w:line="288" w:lineRule="auto"/>
        <w:ind w:left="480" w:hanging="480"/>
        <w:rPr>
          <w:sz w:val="18"/>
          <w:szCs w:val="18"/>
          <w:rPrChange w:id="329" w:author="Avi Turner" w:date="2018-12-10T19:54:00Z">
            <w:rPr/>
          </w:rPrChange>
        </w:rPr>
      </w:pPr>
      <w:r w:rsidRPr="00F715BF">
        <w:rPr>
          <w:rFonts w:ascii="Times New Roman"/>
          <w:sz w:val="20"/>
          <w:szCs w:val="20"/>
          <w:rPrChange w:id="330" w:author="Avi Turner" w:date="2018-12-10T19:54:00Z">
            <w:rPr>
              <w:rFonts w:ascii="Times New Roman"/>
              <w:sz w:val="24"/>
              <w:szCs w:val="24"/>
            </w:rPr>
          </w:rPrChange>
        </w:rPr>
        <w:t>Zhang, P., Goyal, Y., Summers-stay, D., Batra, D., Tech, V., &amp; Parikh, D. (n.d.). Yin and Yang: Balancing and Answering Binary Visual Questions.</w:t>
      </w:r>
    </w:p>
    <w:p w14:paraId="2B567F98" w14:textId="77777777" w:rsidR="00F715BF" w:rsidRPr="00F715BF" w:rsidRDefault="00F715BF">
      <w:pPr>
        <w:widowControl w:val="0"/>
        <w:autoSpaceDE w:val="0"/>
        <w:autoSpaceDN w:val="0"/>
        <w:bidi w:val="0"/>
        <w:adjustRightInd w:val="0"/>
        <w:spacing w:after="0" w:line="240" w:lineRule="auto"/>
        <w:rPr>
          <w:rFonts w:ascii="Times New Roman"/>
          <w:sz w:val="20"/>
          <w:szCs w:val="20"/>
          <w:rPrChange w:id="331" w:author="Avi Turner" w:date="2018-12-10T19:54:00Z">
            <w:rPr>
              <w:rFonts w:ascii="Times New Roman"/>
              <w:sz w:val="24"/>
              <w:szCs w:val="24"/>
            </w:rPr>
          </w:rPrChange>
        </w:rPr>
      </w:pPr>
    </w:p>
    <w:p w14:paraId="3069C40F" w14:textId="77777777" w:rsidR="00F715BF" w:rsidRPr="00F715BF" w:rsidRDefault="00F715BF">
      <w:pPr>
        <w:widowControl w:val="0"/>
        <w:autoSpaceDE w:val="0"/>
        <w:autoSpaceDN w:val="0"/>
        <w:bidi w:val="0"/>
        <w:adjustRightInd w:val="0"/>
        <w:spacing w:after="140" w:line="288" w:lineRule="auto"/>
        <w:ind w:left="480" w:hanging="480"/>
        <w:rPr>
          <w:rFonts w:ascii="Times New Roman"/>
          <w:sz w:val="20"/>
          <w:szCs w:val="20"/>
          <w:rPrChange w:id="332" w:author="Avi Turner" w:date="2018-12-10T19:54:00Z">
            <w:rPr>
              <w:rFonts w:ascii="Times New Roman"/>
              <w:sz w:val="24"/>
              <w:szCs w:val="24"/>
            </w:rPr>
          </w:rPrChange>
        </w:rPr>
      </w:pPr>
      <w:r w:rsidRPr="00F715BF">
        <w:rPr>
          <w:rFonts w:ascii="Times New Roman"/>
          <w:sz w:val="20"/>
          <w:szCs w:val="20"/>
          <w:rPrChange w:id="333" w:author="Avi Turner" w:date="2018-12-10T19:54:00Z">
            <w:rPr>
              <w:rFonts w:ascii="Times New Roman"/>
              <w:sz w:val="24"/>
              <w:szCs w:val="24"/>
            </w:rPr>
          </w:rPrChange>
        </w:rPr>
        <w:t>Agrawal, A., Lu, J., Antol, S., Mitchell, M., Zitnick, C. L., Batra, D., &amp; Parikh, D. (n.d.). VQA : Visual Question Answering, 1–23.</w:t>
      </w:r>
    </w:p>
    <w:p w14:paraId="6493451F" w14:textId="77777777" w:rsidR="00F715BF" w:rsidRPr="00F715BF" w:rsidRDefault="00F715BF">
      <w:pPr>
        <w:widowControl w:val="0"/>
        <w:autoSpaceDE w:val="0"/>
        <w:autoSpaceDN w:val="0"/>
        <w:bidi w:val="0"/>
        <w:adjustRightInd w:val="0"/>
        <w:spacing w:after="140" w:line="288" w:lineRule="auto"/>
        <w:ind w:left="480" w:hanging="480"/>
        <w:rPr>
          <w:rFonts w:ascii="Times New Roman"/>
          <w:sz w:val="20"/>
          <w:szCs w:val="20"/>
          <w:rPrChange w:id="334" w:author="Avi Turner" w:date="2018-12-10T19:54:00Z">
            <w:rPr>
              <w:rFonts w:ascii="Times New Roman"/>
              <w:sz w:val="24"/>
              <w:szCs w:val="24"/>
            </w:rPr>
          </w:rPrChange>
        </w:rPr>
      </w:pPr>
      <w:r w:rsidRPr="00F715BF">
        <w:rPr>
          <w:rFonts w:ascii="Times New Roman"/>
          <w:sz w:val="20"/>
          <w:szCs w:val="20"/>
          <w:rPrChange w:id="335" w:author="Avi Turner" w:date="2018-12-10T19:54:00Z">
            <w:rPr>
              <w:rFonts w:ascii="Times New Roman"/>
              <w:sz w:val="24"/>
              <w:szCs w:val="24"/>
            </w:rPr>
          </w:rPrChange>
        </w:rPr>
        <w:t>Atg, U. (2018). Read This Month, (January).</w:t>
      </w:r>
    </w:p>
    <w:p w14:paraId="00CF8FA8" w14:textId="77777777" w:rsidR="00F715BF" w:rsidRPr="00F715BF" w:rsidRDefault="00F715BF">
      <w:pPr>
        <w:widowControl w:val="0"/>
        <w:autoSpaceDE w:val="0"/>
        <w:autoSpaceDN w:val="0"/>
        <w:bidi w:val="0"/>
        <w:adjustRightInd w:val="0"/>
        <w:spacing w:after="140" w:line="288" w:lineRule="auto"/>
        <w:ind w:left="480" w:hanging="480"/>
        <w:rPr>
          <w:rFonts w:ascii="Times New Roman"/>
          <w:sz w:val="20"/>
          <w:szCs w:val="20"/>
          <w:rPrChange w:id="336" w:author="Avi Turner" w:date="2018-12-10T19:54:00Z">
            <w:rPr>
              <w:rFonts w:ascii="Times New Roman"/>
              <w:sz w:val="24"/>
              <w:szCs w:val="24"/>
            </w:rPr>
          </w:rPrChange>
        </w:rPr>
      </w:pPr>
      <w:r w:rsidRPr="00F715BF">
        <w:rPr>
          <w:rFonts w:ascii="Times New Roman"/>
          <w:sz w:val="20"/>
          <w:szCs w:val="20"/>
          <w:rPrChange w:id="337" w:author="Avi Turner" w:date="2018-12-10T19:54:00Z">
            <w:rPr>
              <w:rFonts w:ascii="Times New Roman"/>
              <w:sz w:val="24"/>
              <w:szCs w:val="24"/>
            </w:rPr>
          </w:rPrChange>
        </w:rPr>
        <w:t xml:space="preserve">Buscaldi, D., Tournier, R., Aussenac-gilles, N., &amp; Mothe, J. (2012). IRIT : Textual Similarity Combining Conceptual Similarity with an N-Gram Comparison Method. </w:t>
      </w:r>
      <w:r w:rsidRPr="00F715BF">
        <w:rPr>
          <w:rFonts w:ascii="Times New Roman"/>
          <w:i/>
          <w:iCs/>
          <w:sz w:val="20"/>
          <w:szCs w:val="20"/>
          <w:rPrChange w:id="338" w:author="Avi Turner" w:date="2018-12-10T19:54:00Z">
            <w:rPr>
              <w:rFonts w:ascii="Times New Roman"/>
              <w:i/>
              <w:iCs/>
              <w:sz w:val="24"/>
              <w:szCs w:val="24"/>
            </w:rPr>
          </w:rPrChange>
        </w:rPr>
        <w:t>First Joint Conference on Lexical and Computational Semantics (*SEM 2012)</w:t>
      </w:r>
      <w:r w:rsidRPr="00F715BF">
        <w:rPr>
          <w:rFonts w:ascii="Times New Roman"/>
          <w:sz w:val="20"/>
          <w:szCs w:val="20"/>
          <w:rPrChange w:id="339" w:author="Avi Turner" w:date="2018-12-10T19:54:00Z">
            <w:rPr>
              <w:rFonts w:ascii="Times New Roman"/>
              <w:sz w:val="24"/>
              <w:szCs w:val="24"/>
            </w:rPr>
          </w:rPrChange>
        </w:rPr>
        <w:t>, 552–556.</w:t>
      </w:r>
    </w:p>
    <w:p w14:paraId="35C6C7E5" w14:textId="77777777" w:rsidR="00F715BF" w:rsidRPr="00F715BF" w:rsidRDefault="00F715BF">
      <w:pPr>
        <w:widowControl w:val="0"/>
        <w:autoSpaceDE w:val="0"/>
        <w:autoSpaceDN w:val="0"/>
        <w:bidi w:val="0"/>
        <w:adjustRightInd w:val="0"/>
        <w:spacing w:after="140" w:line="288" w:lineRule="auto"/>
        <w:ind w:left="480" w:hanging="480"/>
        <w:rPr>
          <w:rFonts w:ascii="Times New Roman"/>
          <w:sz w:val="20"/>
          <w:szCs w:val="20"/>
          <w:rPrChange w:id="340" w:author="Avi Turner" w:date="2018-12-10T19:54:00Z">
            <w:rPr>
              <w:rFonts w:ascii="Times New Roman"/>
              <w:sz w:val="24"/>
              <w:szCs w:val="24"/>
            </w:rPr>
          </w:rPrChange>
        </w:rPr>
      </w:pPr>
      <w:r w:rsidRPr="00F715BF">
        <w:rPr>
          <w:rFonts w:ascii="Times New Roman"/>
          <w:sz w:val="20"/>
          <w:szCs w:val="20"/>
          <w:rPrChange w:id="341" w:author="Avi Turner" w:date="2018-12-10T19:54:00Z">
            <w:rPr>
              <w:rFonts w:ascii="Times New Roman"/>
              <w:sz w:val="24"/>
              <w:szCs w:val="24"/>
            </w:rPr>
          </w:rPrChange>
        </w:rPr>
        <w:t>Fukui, A., Park, D. H., Yang, D., Rohrbach, A., Darrell, T., &amp; Rohrbach, M. (n.d.). for Visual Question Answering and Visual Grounding.</w:t>
      </w:r>
    </w:p>
    <w:p w14:paraId="25EF67F2" w14:textId="3F58FAC2" w:rsidR="00F715BF" w:rsidRPr="00F715BF" w:rsidDel="00F715BF" w:rsidRDefault="00F715BF">
      <w:pPr>
        <w:widowControl w:val="0"/>
        <w:autoSpaceDE w:val="0"/>
        <w:autoSpaceDN w:val="0"/>
        <w:bidi w:val="0"/>
        <w:adjustRightInd w:val="0"/>
        <w:spacing w:after="140" w:line="288" w:lineRule="auto"/>
        <w:ind w:left="480" w:hanging="480"/>
        <w:rPr>
          <w:del w:id="342" w:author="Avi Turner" w:date="2018-12-10T19:51:00Z"/>
          <w:rFonts w:ascii="Times New Roman"/>
          <w:sz w:val="20"/>
          <w:szCs w:val="20"/>
          <w:rPrChange w:id="343" w:author="Avi Turner" w:date="2018-12-10T19:54:00Z">
            <w:rPr>
              <w:del w:id="344" w:author="Avi Turner" w:date="2018-12-10T19:51:00Z"/>
              <w:rFonts w:ascii="Times New Roman"/>
              <w:sz w:val="24"/>
              <w:szCs w:val="24"/>
            </w:rPr>
          </w:rPrChange>
        </w:rPr>
      </w:pPr>
      <w:del w:id="345" w:author="Avi Turner" w:date="2018-12-10T19:51:00Z">
        <w:r w:rsidRPr="00F715BF" w:rsidDel="00F715BF">
          <w:rPr>
            <w:rFonts w:ascii="Times New Roman"/>
            <w:sz w:val="20"/>
            <w:szCs w:val="20"/>
            <w:rPrChange w:id="346" w:author="Avi Turner" w:date="2018-12-10T19:54:00Z">
              <w:rPr>
                <w:rFonts w:ascii="Times New Roman"/>
                <w:sz w:val="24"/>
                <w:szCs w:val="24"/>
              </w:rPr>
            </w:rPrChange>
          </w:rPr>
          <w:delText>Goyal, Y., Khot, T., Dhruv, D. S., &amp; Devi, B. (n.d.). Making the V in VQA Matter : Elevating the Role of Image Understanding in Visual Question Answering.</w:delText>
        </w:r>
      </w:del>
    </w:p>
    <w:p w14:paraId="6C73865A" w14:textId="77777777" w:rsidR="00F715BF" w:rsidRPr="00F715BF" w:rsidRDefault="00F715BF">
      <w:pPr>
        <w:widowControl w:val="0"/>
        <w:autoSpaceDE w:val="0"/>
        <w:autoSpaceDN w:val="0"/>
        <w:bidi w:val="0"/>
        <w:adjustRightInd w:val="0"/>
        <w:spacing w:after="140" w:line="288" w:lineRule="auto"/>
        <w:ind w:left="480" w:hanging="480"/>
        <w:rPr>
          <w:rFonts w:ascii="Times New Roman"/>
          <w:sz w:val="20"/>
          <w:szCs w:val="20"/>
          <w:rPrChange w:id="347" w:author="Avi Turner" w:date="2018-12-10T19:54:00Z">
            <w:rPr>
              <w:rFonts w:ascii="Times New Roman"/>
              <w:sz w:val="24"/>
              <w:szCs w:val="24"/>
            </w:rPr>
          </w:rPrChange>
        </w:rPr>
      </w:pPr>
      <w:r w:rsidRPr="00F715BF">
        <w:rPr>
          <w:rFonts w:ascii="Times New Roman"/>
          <w:sz w:val="20"/>
          <w:szCs w:val="20"/>
          <w:rPrChange w:id="348" w:author="Avi Turner" w:date="2018-12-10T19:54:00Z">
            <w:rPr>
              <w:rFonts w:ascii="Times New Roman"/>
              <w:sz w:val="24"/>
              <w:szCs w:val="24"/>
            </w:rPr>
          </w:rPrChange>
        </w:rPr>
        <w:t>Hasan, S. A., Ling, Y., Farri, O., Liu, J., Henning, M., &amp; Lungren, M. (2018). Overview of ImageCLEF 2018 Medical Domain Visual Question Answering Task.</w:t>
      </w:r>
    </w:p>
    <w:p w14:paraId="26F629ED" w14:textId="77777777" w:rsidR="00F715BF" w:rsidRPr="00F715BF" w:rsidRDefault="00F715BF">
      <w:pPr>
        <w:widowControl w:val="0"/>
        <w:autoSpaceDE w:val="0"/>
        <w:autoSpaceDN w:val="0"/>
        <w:bidi w:val="0"/>
        <w:adjustRightInd w:val="0"/>
        <w:spacing w:after="140" w:line="288" w:lineRule="auto"/>
        <w:ind w:left="480" w:hanging="480"/>
        <w:rPr>
          <w:rFonts w:ascii="Times New Roman"/>
          <w:sz w:val="20"/>
          <w:szCs w:val="20"/>
          <w:rPrChange w:id="349" w:author="Avi Turner" w:date="2018-12-10T19:54:00Z">
            <w:rPr>
              <w:rFonts w:ascii="Times New Roman"/>
              <w:sz w:val="24"/>
              <w:szCs w:val="24"/>
            </w:rPr>
          </w:rPrChange>
        </w:rPr>
      </w:pPr>
      <w:r w:rsidRPr="00F715BF">
        <w:rPr>
          <w:rFonts w:ascii="Times New Roman"/>
          <w:sz w:val="20"/>
          <w:szCs w:val="20"/>
          <w:rPrChange w:id="350" w:author="Avi Turner" w:date="2018-12-10T19:54:00Z">
            <w:rPr>
              <w:rFonts w:ascii="Times New Roman"/>
              <w:sz w:val="24"/>
              <w:szCs w:val="24"/>
            </w:rPr>
          </w:rPrChange>
        </w:rPr>
        <w:t xml:space="preserve">Leonel, E. D. (2009). Phase transition in dynamical systems: Defining classes of universality for two-dimensional hamiltonian mappings via critical exponents. </w:t>
      </w:r>
      <w:r w:rsidRPr="00F715BF">
        <w:rPr>
          <w:rFonts w:ascii="Times New Roman"/>
          <w:i/>
          <w:iCs/>
          <w:sz w:val="20"/>
          <w:szCs w:val="20"/>
          <w:rPrChange w:id="351" w:author="Avi Turner" w:date="2018-12-10T19:54:00Z">
            <w:rPr>
              <w:rFonts w:ascii="Times New Roman"/>
              <w:i/>
              <w:iCs/>
              <w:sz w:val="24"/>
              <w:szCs w:val="24"/>
            </w:rPr>
          </w:rPrChange>
        </w:rPr>
        <w:t>Mathematical Problems in Engineering</w:t>
      </w:r>
      <w:r w:rsidRPr="00F715BF">
        <w:rPr>
          <w:rFonts w:ascii="Times New Roman"/>
          <w:sz w:val="20"/>
          <w:szCs w:val="20"/>
          <w:rPrChange w:id="352" w:author="Avi Turner" w:date="2018-12-10T19:54:00Z">
            <w:rPr>
              <w:rFonts w:ascii="Times New Roman"/>
              <w:sz w:val="24"/>
              <w:szCs w:val="24"/>
            </w:rPr>
          </w:rPrChange>
        </w:rPr>
        <w:t xml:space="preserve">, </w:t>
      </w:r>
      <w:r w:rsidRPr="00F715BF">
        <w:rPr>
          <w:rFonts w:ascii="Times New Roman"/>
          <w:i/>
          <w:iCs/>
          <w:sz w:val="20"/>
          <w:szCs w:val="20"/>
          <w:rPrChange w:id="353" w:author="Avi Turner" w:date="2018-12-10T19:54:00Z">
            <w:rPr>
              <w:rFonts w:ascii="Times New Roman"/>
              <w:i/>
              <w:iCs/>
              <w:sz w:val="24"/>
              <w:szCs w:val="24"/>
            </w:rPr>
          </w:rPrChange>
        </w:rPr>
        <w:t>2009</w:t>
      </w:r>
      <w:r w:rsidRPr="00F715BF">
        <w:rPr>
          <w:rFonts w:ascii="Times New Roman"/>
          <w:sz w:val="20"/>
          <w:szCs w:val="20"/>
          <w:rPrChange w:id="354" w:author="Avi Turner" w:date="2018-12-10T19:54:00Z">
            <w:rPr>
              <w:rFonts w:ascii="Times New Roman"/>
              <w:sz w:val="24"/>
              <w:szCs w:val="24"/>
            </w:rPr>
          </w:rPrChange>
        </w:rPr>
        <w:t>, 1–9. https://doi.org/10.1155/2009/367921</w:t>
      </w:r>
    </w:p>
    <w:p w14:paraId="4CB32D0F" w14:textId="77777777" w:rsidR="00F715BF" w:rsidRPr="00F715BF" w:rsidRDefault="00F715BF">
      <w:pPr>
        <w:widowControl w:val="0"/>
        <w:autoSpaceDE w:val="0"/>
        <w:autoSpaceDN w:val="0"/>
        <w:bidi w:val="0"/>
        <w:adjustRightInd w:val="0"/>
        <w:spacing w:after="140" w:line="288" w:lineRule="auto"/>
        <w:ind w:left="480" w:hanging="480"/>
        <w:rPr>
          <w:rFonts w:ascii="Times New Roman"/>
          <w:sz w:val="20"/>
          <w:szCs w:val="20"/>
          <w:rPrChange w:id="355" w:author="Avi Turner" w:date="2018-12-10T19:54:00Z">
            <w:rPr>
              <w:rFonts w:ascii="Times New Roman"/>
              <w:sz w:val="24"/>
              <w:szCs w:val="24"/>
            </w:rPr>
          </w:rPrChange>
        </w:rPr>
      </w:pPr>
      <w:r w:rsidRPr="00F715BF">
        <w:rPr>
          <w:rFonts w:ascii="Times New Roman"/>
          <w:sz w:val="20"/>
          <w:szCs w:val="20"/>
          <w:rPrChange w:id="356" w:author="Avi Turner" w:date="2018-12-10T19:54:00Z">
            <w:rPr>
              <w:rFonts w:ascii="Times New Roman"/>
              <w:sz w:val="24"/>
              <w:szCs w:val="24"/>
            </w:rPr>
          </w:rPrChange>
        </w:rPr>
        <w:t>Lin, X., &amp; Parikh, D. (n.d.). Active Learning for Visual Question Answering : An Empirical Study arXiv : 1711 . 01732v1 [ cs . CV ] 6 Nov 2017, 1–23.</w:t>
      </w:r>
    </w:p>
    <w:p w14:paraId="10D468A0" w14:textId="77777777" w:rsidR="00F715BF" w:rsidRPr="00F715BF" w:rsidRDefault="00F715BF">
      <w:pPr>
        <w:widowControl w:val="0"/>
        <w:autoSpaceDE w:val="0"/>
        <w:autoSpaceDN w:val="0"/>
        <w:bidi w:val="0"/>
        <w:adjustRightInd w:val="0"/>
        <w:spacing w:after="140" w:line="288" w:lineRule="auto"/>
        <w:ind w:left="480" w:hanging="480"/>
        <w:rPr>
          <w:rFonts w:ascii="Times New Roman"/>
          <w:sz w:val="20"/>
          <w:szCs w:val="20"/>
          <w:rPrChange w:id="357" w:author="Avi Turner" w:date="2018-12-10T19:54:00Z">
            <w:rPr>
              <w:rFonts w:ascii="Times New Roman"/>
              <w:sz w:val="24"/>
              <w:szCs w:val="24"/>
            </w:rPr>
          </w:rPrChange>
        </w:rPr>
      </w:pPr>
      <w:r w:rsidRPr="00F715BF">
        <w:rPr>
          <w:rFonts w:ascii="Times New Roman"/>
          <w:sz w:val="20"/>
          <w:szCs w:val="20"/>
          <w:rPrChange w:id="358" w:author="Avi Turner" w:date="2018-12-10T19:54:00Z">
            <w:rPr>
              <w:rFonts w:ascii="Times New Roman"/>
              <w:sz w:val="24"/>
              <w:szCs w:val="24"/>
            </w:rPr>
          </w:rPrChange>
        </w:rPr>
        <w:t xml:space="preserve">Litjens, G., Kooi, T., Bejnordi, B. E., Setio, A. A. A., Ciompi, F., Ghafoorian, M., … Sánchez, C. I. (2017). A survey on deep learning in medical image analysis. </w:t>
      </w:r>
      <w:r w:rsidRPr="00F715BF">
        <w:rPr>
          <w:rFonts w:ascii="Times New Roman"/>
          <w:i/>
          <w:iCs/>
          <w:sz w:val="20"/>
          <w:szCs w:val="20"/>
          <w:rPrChange w:id="359" w:author="Avi Turner" w:date="2018-12-10T19:54:00Z">
            <w:rPr>
              <w:rFonts w:ascii="Times New Roman"/>
              <w:i/>
              <w:iCs/>
              <w:sz w:val="24"/>
              <w:szCs w:val="24"/>
            </w:rPr>
          </w:rPrChange>
        </w:rPr>
        <w:t>Medical Image Analysis</w:t>
      </w:r>
      <w:r w:rsidRPr="00F715BF">
        <w:rPr>
          <w:rFonts w:ascii="Times New Roman"/>
          <w:sz w:val="20"/>
          <w:szCs w:val="20"/>
          <w:rPrChange w:id="360" w:author="Avi Turner" w:date="2018-12-10T19:54:00Z">
            <w:rPr>
              <w:rFonts w:ascii="Times New Roman"/>
              <w:sz w:val="24"/>
              <w:szCs w:val="24"/>
            </w:rPr>
          </w:rPrChange>
        </w:rPr>
        <w:t>. https://doi.org/10.1016/j.media.2017.07.005</w:t>
      </w:r>
    </w:p>
    <w:p w14:paraId="3FBE833D" w14:textId="77777777" w:rsidR="00F715BF" w:rsidRPr="00F715BF" w:rsidRDefault="00F715BF">
      <w:pPr>
        <w:widowControl w:val="0"/>
        <w:autoSpaceDE w:val="0"/>
        <w:autoSpaceDN w:val="0"/>
        <w:bidi w:val="0"/>
        <w:adjustRightInd w:val="0"/>
        <w:spacing w:after="140" w:line="288" w:lineRule="auto"/>
        <w:ind w:left="480" w:hanging="480"/>
        <w:rPr>
          <w:rFonts w:ascii="Times New Roman"/>
          <w:sz w:val="20"/>
          <w:szCs w:val="20"/>
          <w:rPrChange w:id="361" w:author="Avi Turner" w:date="2018-12-10T19:54:00Z">
            <w:rPr>
              <w:rFonts w:ascii="Times New Roman"/>
              <w:sz w:val="24"/>
              <w:szCs w:val="24"/>
            </w:rPr>
          </w:rPrChange>
        </w:rPr>
      </w:pPr>
      <w:r w:rsidRPr="00F715BF">
        <w:rPr>
          <w:rFonts w:ascii="Times New Roman"/>
          <w:sz w:val="20"/>
          <w:szCs w:val="20"/>
          <w:rPrChange w:id="362" w:author="Avi Turner" w:date="2018-12-10T19:54:00Z">
            <w:rPr>
              <w:rFonts w:ascii="Times New Roman"/>
              <w:sz w:val="24"/>
              <w:szCs w:val="24"/>
            </w:rPr>
          </w:rPrChange>
        </w:rPr>
        <w:t>Teney, D., &amp; Centre, A. (2017). Tips and Tricks for Visual Question Answering : Learnings from the 2017 Challenge.</w:t>
      </w:r>
    </w:p>
    <w:p w14:paraId="0ABD8F15" w14:textId="77777777" w:rsidR="00F715BF" w:rsidRPr="00F715BF" w:rsidRDefault="00F715BF">
      <w:pPr>
        <w:widowControl w:val="0"/>
        <w:autoSpaceDE w:val="0"/>
        <w:autoSpaceDN w:val="0"/>
        <w:bidi w:val="0"/>
        <w:adjustRightInd w:val="0"/>
        <w:spacing w:after="140" w:line="288" w:lineRule="auto"/>
        <w:ind w:left="480" w:hanging="480"/>
        <w:rPr>
          <w:sz w:val="18"/>
          <w:szCs w:val="18"/>
          <w:rPrChange w:id="363" w:author="Avi Turner" w:date="2018-12-10T19:54:00Z">
            <w:rPr/>
          </w:rPrChange>
        </w:rPr>
      </w:pPr>
      <w:r w:rsidRPr="00F715BF">
        <w:rPr>
          <w:rFonts w:ascii="Times New Roman"/>
          <w:sz w:val="20"/>
          <w:szCs w:val="20"/>
          <w:rPrChange w:id="364" w:author="Avi Turner" w:date="2018-12-10T19:54:00Z">
            <w:rPr>
              <w:rFonts w:ascii="Times New Roman"/>
              <w:sz w:val="24"/>
              <w:szCs w:val="24"/>
            </w:rPr>
          </w:rPrChange>
        </w:rPr>
        <w:lastRenderedPageBreak/>
        <w:t>Zhang, P., Goyal, Y., Summers-stay, D., Batra, D., Tech, V., &amp; Parikh, D. (n.d.). Yin and Yang: Balancing and Answering Binary Visual Questions.</w:t>
      </w:r>
    </w:p>
    <w:p w14:paraId="382E69A1" w14:textId="77777777" w:rsidR="00F715BF" w:rsidRPr="00F715BF" w:rsidRDefault="00F715BF">
      <w:pPr>
        <w:widowControl w:val="0"/>
        <w:autoSpaceDE w:val="0"/>
        <w:autoSpaceDN w:val="0"/>
        <w:bidi w:val="0"/>
        <w:adjustRightInd w:val="0"/>
        <w:spacing w:after="0" w:line="240" w:lineRule="auto"/>
        <w:rPr>
          <w:rFonts w:ascii="Times New Roman"/>
          <w:sz w:val="20"/>
          <w:szCs w:val="20"/>
          <w:rPrChange w:id="365" w:author="Avi Turner" w:date="2018-12-10T19:54:00Z">
            <w:rPr>
              <w:rFonts w:ascii="Times New Roman"/>
              <w:sz w:val="24"/>
              <w:szCs w:val="24"/>
            </w:rPr>
          </w:rPrChange>
        </w:rPr>
      </w:pPr>
    </w:p>
    <w:p w14:paraId="679706C0" w14:textId="77777777" w:rsidR="00F715BF" w:rsidRPr="00F715BF" w:rsidRDefault="00F715BF">
      <w:pPr>
        <w:widowControl w:val="0"/>
        <w:autoSpaceDE w:val="0"/>
        <w:autoSpaceDN w:val="0"/>
        <w:bidi w:val="0"/>
        <w:adjustRightInd w:val="0"/>
        <w:spacing w:after="140" w:line="288" w:lineRule="auto"/>
        <w:ind w:left="480" w:hanging="480"/>
        <w:rPr>
          <w:rFonts w:ascii="Times New Roman"/>
          <w:sz w:val="20"/>
          <w:szCs w:val="20"/>
          <w:rPrChange w:id="366" w:author="Avi Turner" w:date="2018-12-10T19:54:00Z">
            <w:rPr>
              <w:rFonts w:ascii="Times New Roman"/>
              <w:sz w:val="24"/>
              <w:szCs w:val="24"/>
            </w:rPr>
          </w:rPrChange>
        </w:rPr>
      </w:pPr>
      <w:r w:rsidRPr="00F715BF">
        <w:rPr>
          <w:rFonts w:ascii="Times New Roman"/>
          <w:sz w:val="20"/>
          <w:szCs w:val="20"/>
          <w:rPrChange w:id="367" w:author="Avi Turner" w:date="2018-12-10T19:54:00Z">
            <w:rPr>
              <w:rFonts w:ascii="Times New Roman"/>
              <w:sz w:val="24"/>
              <w:szCs w:val="24"/>
            </w:rPr>
          </w:rPrChange>
        </w:rPr>
        <w:t>Agrawal, A., Lu, J., Antol, S., Mitchell, M., Zitnick, C. L., Batra, D., &amp; Parikh, D. (n.d.). VQA : Visual Question Answering, 1–23.</w:t>
      </w:r>
    </w:p>
    <w:p w14:paraId="27EAD59C" w14:textId="77777777" w:rsidR="00F715BF" w:rsidRPr="00F715BF" w:rsidRDefault="00F715BF">
      <w:pPr>
        <w:widowControl w:val="0"/>
        <w:autoSpaceDE w:val="0"/>
        <w:autoSpaceDN w:val="0"/>
        <w:bidi w:val="0"/>
        <w:adjustRightInd w:val="0"/>
        <w:spacing w:after="140" w:line="288" w:lineRule="auto"/>
        <w:ind w:left="480" w:hanging="480"/>
        <w:rPr>
          <w:rFonts w:ascii="Times New Roman"/>
          <w:sz w:val="20"/>
          <w:szCs w:val="20"/>
          <w:rPrChange w:id="368" w:author="Avi Turner" w:date="2018-12-10T19:54:00Z">
            <w:rPr>
              <w:rFonts w:ascii="Times New Roman"/>
              <w:sz w:val="24"/>
              <w:szCs w:val="24"/>
            </w:rPr>
          </w:rPrChange>
        </w:rPr>
      </w:pPr>
      <w:r w:rsidRPr="00F715BF">
        <w:rPr>
          <w:rFonts w:ascii="Times New Roman"/>
          <w:sz w:val="20"/>
          <w:szCs w:val="20"/>
          <w:rPrChange w:id="369" w:author="Avi Turner" w:date="2018-12-10T19:54:00Z">
            <w:rPr>
              <w:rFonts w:ascii="Times New Roman"/>
              <w:sz w:val="24"/>
              <w:szCs w:val="24"/>
            </w:rPr>
          </w:rPrChange>
        </w:rPr>
        <w:t>Atg, U. (2018). Read This Month, (January).</w:t>
      </w:r>
    </w:p>
    <w:p w14:paraId="77117DB0" w14:textId="77777777" w:rsidR="00F715BF" w:rsidRPr="00F715BF" w:rsidRDefault="00F715BF">
      <w:pPr>
        <w:widowControl w:val="0"/>
        <w:autoSpaceDE w:val="0"/>
        <w:autoSpaceDN w:val="0"/>
        <w:bidi w:val="0"/>
        <w:adjustRightInd w:val="0"/>
        <w:spacing w:after="140" w:line="288" w:lineRule="auto"/>
        <w:ind w:left="480" w:hanging="480"/>
        <w:rPr>
          <w:rFonts w:ascii="Times New Roman"/>
          <w:sz w:val="20"/>
          <w:szCs w:val="20"/>
          <w:rPrChange w:id="370" w:author="Avi Turner" w:date="2018-12-10T19:54:00Z">
            <w:rPr>
              <w:rFonts w:ascii="Times New Roman"/>
              <w:sz w:val="24"/>
              <w:szCs w:val="24"/>
            </w:rPr>
          </w:rPrChange>
        </w:rPr>
      </w:pPr>
      <w:r w:rsidRPr="00F715BF">
        <w:rPr>
          <w:rFonts w:ascii="Times New Roman"/>
          <w:sz w:val="20"/>
          <w:szCs w:val="20"/>
          <w:rPrChange w:id="371" w:author="Avi Turner" w:date="2018-12-10T19:54:00Z">
            <w:rPr>
              <w:rFonts w:ascii="Times New Roman"/>
              <w:sz w:val="24"/>
              <w:szCs w:val="24"/>
            </w:rPr>
          </w:rPrChange>
        </w:rPr>
        <w:t xml:space="preserve">Buscaldi, D., Tournier, R., Aussenac-gilles, N., &amp; Mothe, J. (2012). IRIT : Textual Similarity Combining Conceptual Similarity with an N-Gram Comparison Method. </w:t>
      </w:r>
      <w:r w:rsidRPr="00F715BF">
        <w:rPr>
          <w:rFonts w:ascii="Times New Roman"/>
          <w:i/>
          <w:iCs/>
          <w:sz w:val="20"/>
          <w:szCs w:val="20"/>
          <w:rPrChange w:id="372" w:author="Avi Turner" w:date="2018-12-10T19:54:00Z">
            <w:rPr>
              <w:rFonts w:ascii="Times New Roman"/>
              <w:i/>
              <w:iCs/>
              <w:sz w:val="24"/>
              <w:szCs w:val="24"/>
            </w:rPr>
          </w:rPrChange>
        </w:rPr>
        <w:t>First Joint Conference on Lexical and Computational Semantics (*SEM 2012)</w:t>
      </w:r>
      <w:r w:rsidRPr="00F715BF">
        <w:rPr>
          <w:rFonts w:ascii="Times New Roman"/>
          <w:sz w:val="20"/>
          <w:szCs w:val="20"/>
          <w:rPrChange w:id="373" w:author="Avi Turner" w:date="2018-12-10T19:54:00Z">
            <w:rPr>
              <w:rFonts w:ascii="Times New Roman"/>
              <w:sz w:val="24"/>
              <w:szCs w:val="24"/>
            </w:rPr>
          </w:rPrChange>
        </w:rPr>
        <w:t>, 552–556.</w:t>
      </w:r>
    </w:p>
    <w:p w14:paraId="750FB5BB" w14:textId="77777777" w:rsidR="00F715BF" w:rsidRPr="00F715BF" w:rsidRDefault="00F715BF">
      <w:pPr>
        <w:widowControl w:val="0"/>
        <w:autoSpaceDE w:val="0"/>
        <w:autoSpaceDN w:val="0"/>
        <w:bidi w:val="0"/>
        <w:adjustRightInd w:val="0"/>
        <w:spacing w:after="140" w:line="288" w:lineRule="auto"/>
        <w:ind w:left="480" w:hanging="480"/>
        <w:rPr>
          <w:rFonts w:ascii="Times New Roman"/>
          <w:sz w:val="20"/>
          <w:szCs w:val="20"/>
          <w:rPrChange w:id="374" w:author="Avi Turner" w:date="2018-12-10T19:54:00Z">
            <w:rPr>
              <w:rFonts w:ascii="Times New Roman"/>
              <w:sz w:val="24"/>
              <w:szCs w:val="24"/>
            </w:rPr>
          </w:rPrChange>
        </w:rPr>
      </w:pPr>
      <w:r w:rsidRPr="00F715BF">
        <w:rPr>
          <w:rFonts w:ascii="Times New Roman"/>
          <w:sz w:val="20"/>
          <w:szCs w:val="20"/>
          <w:rPrChange w:id="375" w:author="Avi Turner" w:date="2018-12-10T19:54:00Z">
            <w:rPr>
              <w:rFonts w:ascii="Times New Roman"/>
              <w:sz w:val="24"/>
              <w:szCs w:val="24"/>
            </w:rPr>
          </w:rPrChange>
        </w:rPr>
        <w:t>Fukui, A., Park, D. H., Yang, D., Rohrbach, A., Darrell, T., &amp; Rohrbach, M. (n.d.). for Visual Question Answering and Visual Grounding.</w:t>
      </w:r>
    </w:p>
    <w:p w14:paraId="76BBBD3E" w14:textId="77777777" w:rsidR="00F715BF" w:rsidRPr="00F715BF" w:rsidRDefault="00F715BF">
      <w:pPr>
        <w:widowControl w:val="0"/>
        <w:autoSpaceDE w:val="0"/>
        <w:autoSpaceDN w:val="0"/>
        <w:bidi w:val="0"/>
        <w:adjustRightInd w:val="0"/>
        <w:spacing w:after="140" w:line="288" w:lineRule="auto"/>
        <w:ind w:left="480" w:hanging="480"/>
        <w:rPr>
          <w:rFonts w:ascii="Times New Roman"/>
          <w:sz w:val="20"/>
          <w:szCs w:val="20"/>
          <w:rPrChange w:id="376" w:author="Avi Turner" w:date="2018-12-10T19:54:00Z">
            <w:rPr>
              <w:rFonts w:ascii="Times New Roman"/>
              <w:sz w:val="24"/>
              <w:szCs w:val="24"/>
            </w:rPr>
          </w:rPrChange>
        </w:rPr>
      </w:pPr>
      <w:r w:rsidRPr="00F715BF">
        <w:rPr>
          <w:rFonts w:ascii="Times New Roman"/>
          <w:sz w:val="20"/>
          <w:szCs w:val="20"/>
          <w:rPrChange w:id="377" w:author="Avi Turner" w:date="2018-12-10T19:54:00Z">
            <w:rPr>
              <w:rFonts w:ascii="Times New Roman"/>
              <w:sz w:val="24"/>
              <w:szCs w:val="24"/>
            </w:rPr>
          </w:rPrChange>
        </w:rPr>
        <w:t>Goyal, Y., Khot, T., Dhruv, D. S., &amp; Devi, B. (n.d.). Making the V in VQA Matter : Elevating the Role of Image Understanding in Visual Question Answering.</w:t>
      </w:r>
    </w:p>
    <w:p w14:paraId="1B57EC89" w14:textId="38594639" w:rsidR="00F715BF" w:rsidRPr="00F715BF" w:rsidDel="00F715BF" w:rsidRDefault="00F715BF">
      <w:pPr>
        <w:widowControl w:val="0"/>
        <w:autoSpaceDE w:val="0"/>
        <w:autoSpaceDN w:val="0"/>
        <w:bidi w:val="0"/>
        <w:adjustRightInd w:val="0"/>
        <w:spacing w:after="140" w:line="288" w:lineRule="auto"/>
        <w:ind w:left="480" w:hanging="480"/>
        <w:rPr>
          <w:del w:id="378" w:author="Avi Turner" w:date="2018-12-10T19:53:00Z"/>
          <w:rFonts w:ascii="Times New Roman"/>
          <w:sz w:val="20"/>
          <w:szCs w:val="20"/>
          <w:rPrChange w:id="379" w:author="Avi Turner" w:date="2018-12-10T19:54:00Z">
            <w:rPr>
              <w:del w:id="380" w:author="Avi Turner" w:date="2018-12-10T19:53:00Z"/>
              <w:rFonts w:ascii="Times New Roman"/>
              <w:sz w:val="24"/>
              <w:szCs w:val="24"/>
            </w:rPr>
          </w:rPrChange>
        </w:rPr>
      </w:pPr>
      <w:del w:id="381" w:author="Avi Turner" w:date="2018-12-10T19:53:00Z">
        <w:r w:rsidRPr="00F715BF" w:rsidDel="00F715BF">
          <w:rPr>
            <w:rFonts w:ascii="Times New Roman"/>
            <w:sz w:val="20"/>
            <w:szCs w:val="20"/>
            <w:rPrChange w:id="382" w:author="Avi Turner" w:date="2018-12-10T19:54:00Z">
              <w:rPr>
                <w:rFonts w:ascii="Times New Roman"/>
                <w:sz w:val="24"/>
                <w:szCs w:val="24"/>
              </w:rPr>
            </w:rPrChange>
          </w:rPr>
          <w:delText>Gupta, A. K. (n.d.). Survey of Visual Question Answering: Datasets and Techniques.</w:delText>
        </w:r>
      </w:del>
    </w:p>
    <w:p w14:paraId="171A04BC" w14:textId="77777777" w:rsidR="00F715BF" w:rsidRPr="00F715BF" w:rsidRDefault="00F715BF">
      <w:pPr>
        <w:widowControl w:val="0"/>
        <w:autoSpaceDE w:val="0"/>
        <w:autoSpaceDN w:val="0"/>
        <w:bidi w:val="0"/>
        <w:adjustRightInd w:val="0"/>
        <w:spacing w:after="140" w:line="288" w:lineRule="auto"/>
        <w:ind w:left="480" w:hanging="480"/>
        <w:rPr>
          <w:rFonts w:ascii="Times New Roman"/>
          <w:sz w:val="20"/>
          <w:szCs w:val="20"/>
          <w:rPrChange w:id="383" w:author="Avi Turner" w:date="2018-12-10T19:54:00Z">
            <w:rPr>
              <w:rFonts w:ascii="Times New Roman"/>
              <w:sz w:val="24"/>
              <w:szCs w:val="24"/>
            </w:rPr>
          </w:rPrChange>
        </w:rPr>
      </w:pPr>
      <w:r w:rsidRPr="00F715BF">
        <w:rPr>
          <w:rFonts w:ascii="Times New Roman"/>
          <w:sz w:val="20"/>
          <w:szCs w:val="20"/>
          <w:rPrChange w:id="384" w:author="Avi Turner" w:date="2018-12-10T19:54:00Z">
            <w:rPr>
              <w:rFonts w:ascii="Times New Roman"/>
              <w:sz w:val="24"/>
              <w:szCs w:val="24"/>
            </w:rPr>
          </w:rPrChange>
        </w:rPr>
        <w:t>Hasan, S. A., Ling, Y., Farri, O., Liu, J., Henning, M., &amp; Lungren, M. (2018). Overview of ImageCLEF 2018 Medical Domain Visual Question Answering Task.</w:t>
      </w:r>
    </w:p>
    <w:p w14:paraId="5C346647" w14:textId="77777777" w:rsidR="00F715BF" w:rsidRPr="00F715BF" w:rsidRDefault="00F715BF">
      <w:pPr>
        <w:widowControl w:val="0"/>
        <w:autoSpaceDE w:val="0"/>
        <w:autoSpaceDN w:val="0"/>
        <w:bidi w:val="0"/>
        <w:adjustRightInd w:val="0"/>
        <w:spacing w:after="140" w:line="288" w:lineRule="auto"/>
        <w:ind w:left="480" w:hanging="480"/>
        <w:rPr>
          <w:rFonts w:ascii="Times New Roman"/>
          <w:sz w:val="20"/>
          <w:szCs w:val="20"/>
          <w:rPrChange w:id="385" w:author="Avi Turner" w:date="2018-12-10T19:54:00Z">
            <w:rPr>
              <w:rFonts w:ascii="Times New Roman"/>
              <w:sz w:val="24"/>
              <w:szCs w:val="24"/>
            </w:rPr>
          </w:rPrChange>
        </w:rPr>
      </w:pPr>
      <w:r w:rsidRPr="00F715BF">
        <w:rPr>
          <w:rFonts w:ascii="Times New Roman"/>
          <w:sz w:val="20"/>
          <w:szCs w:val="20"/>
          <w:rPrChange w:id="386" w:author="Avi Turner" w:date="2018-12-10T19:54:00Z">
            <w:rPr>
              <w:rFonts w:ascii="Times New Roman"/>
              <w:sz w:val="24"/>
              <w:szCs w:val="24"/>
            </w:rPr>
          </w:rPrChange>
        </w:rPr>
        <w:t xml:space="preserve">Leonel, E. D. (2009). Phase transition in dynamical systems: Defining classes of universality for two-dimensional hamiltonian mappings via critical exponents. </w:t>
      </w:r>
      <w:r w:rsidRPr="00F715BF">
        <w:rPr>
          <w:rFonts w:ascii="Times New Roman"/>
          <w:i/>
          <w:iCs/>
          <w:sz w:val="20"/>
          <w:szCs w:val="20"/>
          <w:rPrChange w:id="387" w:author="Avi Turner" w:date="2018-12-10T19:54:00Z">
            <w:rPr>
              <w:rFonts w:ascii="Times New Roman"/>
              <w:i/>
              <w:iCs/>
              <w:sz w:val="24"/>
              <w:szCs w:val="24"/>
            </w:rPr>
          </w:rPrChange>
        </w:rPr>
        <w:t>Mathematical Problems in Engineering</w:t>
      </w:r>
      <w:r w:rsidRPr="00F715BF">
        <w:rPr>
          <w:rFonts w:ascii="Times New Roman"/>
          <w:sz w:val="20"/>
          <w:szCs w:val="20"/>
          <w:rPrChange w:id="388" w:author="Avi Turner" w:date="2018-12-10T19:54:00Z">
            <w:rPr>
              <w:rFonts w:ascii="Times New Roman"/>
              <w:sz w:val="24"/>
              <w:szCs w:val="24"/>
            </w:rPr>
          </w:rPrChange>
        </w:rPr>
        <w:t xml:space="preserve">, </w:t>
      </w:r>
      <w:r w:rsidRPr="00F715BF">
        <w:rPr>
          <w:rFonts w:ascii="Times New Roman"/>
          <w:i/>
          <w:iCs/>
          <w:sz w:val="20"/>
          <w:szCs w:val="20"/>
          <w:rPrChange w:id="389" w:author="Avi Turner" w:date="2018-12-10T19:54:00Z">
            <w:rPr>
              <w:rFonts w:ascii="Times New Roman"/>
              <w:i/>
              <w:iCs/>
              <w:sz w:val="24"/>
              <w:szCs w:val="24"/>
            </w:rPr>
          </w:rPrChange>
        </w:rPr>
        <w:t>2009</w:t>
      </w:r>
      <w:r w:rsidRPr="00F715BF">
        <w:rPr>
          <w:rFonts w:ascii="Times New Roman"/>
          <w:sz w:val="20"/>
          <w:szCs w:val="20"/>
          <w:rPrChange w:id="390" w:author="Avi Turner" w:date="2018-12-10T19:54:00Z">
            <w:rPr>
              <w:rFonts w:ascii="Times New Roman"/>
              <w:sz w:val="24"/>
              <w:szCs w:val="24"/>
            </w:rPr>
          </w:rPrChange>
        </w:rPr>
        <w:t>, 1–9. https://doi.org/10.1155/2009/367921</w:t>
      </w:r>
    </w:p>
    <w:p w14:paraId="6144A4A8" w14:textId="77777777" w:rsidR="00F715BF" w:rsidRPr="00F715BF" w:rsidRDefault="00F715BF">
      <w:pPr>
        <w:widowControl w:val="0"/>
        <w:autoSpaceDE w:val="0"/>
        <w:autoSpaceDN w:val="0"/>
        <w:bidi w:val="0"/>
        <w:adjustRightInd w:val="0"/>
        <w:spacing w:after="140" w:line="288" w:lineRule="auto"/>
        <w:ind w:left="480" w:hanging="480"/>
        <w:rPr>
          <w:rFonts w:ascii="Times New Roman"/>
          <w:sz w:val="20"/>
          <w:szCs w:val="20"/>
          <w:rPrChange w:id="391" w:author="Avi Turner" w:date="2018-12-10T19:54:00Z">
            <w:rPr>
              <w:rFonts w:ascii="Times New Roman"/>
              <w:sz w:val="24"/>
              <w:szCs w:val="24"/>
            </w:rPr>
          </w:rPrChange>
        </w:rPr>
      </w:pPr>
      <w:r w:rsidRPr="00F715BF">
        <w:rPr>
          <w:rFonts w:ascii="Times New Roman"/>
          <w:sz w:val="20"/>
          <w:szCs w:val="20"/>
          <w:rPrChange w:id="392" w:author="Avi Turner" w:date="2018-12-10T19:54:00Z">
            <w:rPr>
              <w:rFonts w:ascii="Times New Roman"/>
              <w:sz w:val="24"/>
              <w:szCs w:val="24"/>
            </w:rPr>
          </w:rPrChange>
        </w:rPr>
        <w:t>Lin, X., &amp; Parikh, D. (n.d.). Active Learning for Visual Question Answering : An Empirical Study arXiv : 1711 . 01732v1 [ cs . CV ] 6 Nov 2017, 1–23.</w:t>
      </w:r>
    </w:p>
    <w:p w14:paraId="216DAC55" w14:textId="77777777" w:rsidR="00F715BF" w:rsidRPr="00F715BF" w:rsidRDefault="00F715BF">
      <w:pPr>
        <w:widowControl w:val="0"/>
        <w:autoSpaceDE w:val="0"/>
        <w:autoSpaceDN w:val="0"/>
        <w:bidi w:val="0"/>
        <w:adjustRightInd w:val="0"/>
        <w:spacing w:after="140" w:line="288" w:lineRule="auto"/>
        <w:ind w:left="480" w:hanging="480"/>
        <w:rPr>
          <w:rFonts w:ascii="Times New Roman"/>
          <w:sz w:val="20"/>
          <w:szCs w:val="20"/>
          <w:rPrChange w:id="393" w:author="Avi Turner" w:date="2018-12-10T19:54:00Z">
            <w:rPr>
              <w:rFonts w:ascii="Times New Roman"/>
              <w:sz w:val="24"/>
              <w:szCs w:val="24"/>
            </w:rPr>
          </w:rPrChange>
        </w:rPr>
      </w:pPr>
      <w:r w:rsidRPr="00F715BF">
        <w:rPr>
          <w:rFonts w:ascii="Times New Roman"/>
          <w:sz w:val="20"/>
          <w:szCs w:val="20"/>
          <w:rPrChange w:id="394" w:author="Avi Turner" w:date="2018-12-10T19:54:00Z">
            <w:rPr>
              <w:rFonts w:ascii="Times New Roman"/>
              <w:sz w:val="24"/>
              <w:szCs w:val="24"/>
            </w:rPr>
          </w:rPrChange>
        </w:rPr>
        <w:t xml:space="preserve">Litjens, G., Kooi, T., Bejnordi, B. E., Setio, A. A. A., Ciompi, F., Ghafoorian, M., … Sánchez, C. I. (2017). A survey on deep learning in medical image analysis. </w:t>
      </w:r>
      <w:r w:rsidRPr="00F715BF">
        <w:rPr>
          <w:rFonts w:ascii="Times New Roman"/>
          <w:i/>
          <w:iCs/>
          <w:sz w:val="20"/>
          <w:szCs w:val="20"/>
          <w:rPrChange w:id="395" w:author="Avi Turner" w:date="2018-12-10T19:54:00Z">
            <w:rPr>
              <w:rFonts w:ascii="Times New Roman"/>
              <w:i/>
              <w:iCs/>
              <w:sz w:val="24"/>
              <w:szCs w:val="24"/>
            </w:rPr>
          </w:rPrChange>
        </w:rPr>
        <w:t>Medical Image Analysis</w:t>
      </w:r>
      <w:r w:rsidRPr="00F715BF">
        <w:rPr>
          <w:rFonts w:ascii="Times New Roman"/>
          <w:sz w:val="20"/>
          <w:szCs w:val="20"/>
          <w:rPrChange w:id="396" w:author="Avi Turner" w:date="2018-12-10T19:54:00Z">
            <w:rPr>
              <w:rFonts w:ascii="Times New Roman"/>
              <w:sz w:val="24"/>
              <w:szCs w:val="24"/>
            </w:rPr>
          </w:rPrChange>
        </w:rPr>
        <w:t>. https://doi.org/10.1016/j.media.2017.07.005</w:t>
      </w:r>
    </w:p>
    <w:p w14:paraId="0778F08E" w14:textId="77777777" w:rsidR="00F715BF" w:rsidRPr="00F715BF" w:rsidRDefault="00F715BF">
      <w:pPr>
        <w:widowControl w:val="0"/>
        <w:autoSpaceDE w:val="0"/>
        <w:autoSpaceDN w:val="0"/>
        <w:bidi w:val="0"/>
        <w:adjustRightInd w:val="0"/>
        <w:spacing w:after="140" w:line="288" w:lineRule="auto"/>
        <w:ind w:left="480" w:hanging="480"/>
        <w:rPr>
          <w:rFonts w:ascii="Times New Roman"/>
          <w:sz w:val="20"/>
          <w:szCs w:val="20"/>
          <w:rPrChange w:id="397" w:author="Avi Turner" w:date="2018-12-10T19:54:00Z">
            <w:rPr>
              <w:rFonts w:ascii="Times New Roman"/>
              <w:sz w:val="24"/>
              <w:szCs w:val="24"/>
            </w:rPr>
          </w:rPrChange>
        </w:rPr>
      </w:pPr>
      <w:r w:rsidRPr="00F715BF">
        <w:rPr>
          <w:rFonts w:ascii="Times New Roman"/>
          <w:sz w:val="20"/>
          <w:szCs w:val="20"/>
          <w:rPrChange w:id="398" w:author="Avi Turner" w:date="2018-12-10T19:54:00Z">
            <w:rPr>
              <w:rFonts w:ascii="Times New Roman"/>
              <w:sz w:val="24"/>
              <w:szCs w:val="24"/>
            </w:rPr>
          </w:rPrChange>
        </w:rPr>
        <w:t>Teney, D., &amp; Centre, A. (2017). Tips and Tricks for Visual Question Answering : Learnings from the 2017 Challenge.</w:t>
      </w:r>
    </w:p>
    <w:p w14:paraId="45B1297D" w14:textId="77777777" w:rsidR="00F715BF" w:rsidRPr="00F715BF" w:rsidRDefault="00F715BF">
      <w:pPr>
        <w:widowControl w:val="0"/>
        <w:autoSpaceDE w:val="0"/>
        <w:autoSpaceDN w:val="0"/>
        <w:bidi w:val="0"/>
        <w:adjustRightInd w:val="0"/>
        <w:spacing w:after="140" w:line="288" w:lineRule="auto"/>
        <w:ind w:left="480" w:hanging="480"/>
        <w:rPr>
          <w:sz w:val="18"/>
          <w:szCs w:val="18"/>
          <w:rPrChange w:id="399" w:author="Avi Turner" w:date="2018-12-10T19:54:00Z">
            <w:rPr/>
          </w:rPrChange>
        </w:rPr>
      </w:pPr>
      <w:r w:rsidRPr="00F715BF">
        <w:rPr>
          <w:rFonts w:ascii="Times New Roman"/>
          <w:sz w:val="20"/>
          <w:szCs w:val="20"/>
          <w:rPrChange w:id="400" w:author="Avi Turner" w:date="2018-12-10T19:54:00Z">
            <w:rPr>
              <w:rFonts w:ascii="Times New Roman"/>
              <w:sz w:val="24"/>
              <w:szCs w:val="24"/>
            </w:rPr>
          </w:rPrChange>
        </w:rPr>
        <w:t>Zhang, P., Goyal, Y., Summers-stay, D., Batra, D., Tech, V., &amp; Parikh, D. (n.d.). Yin and Yang: Balancing and Answering Binary Visual Questions.</w:t>
      </w:r>
    </w:p>
    <w:p w14:paraId="3C92FF31" w14:textId="38917933" w:rsidR="00F715BF" w:rsidRPr="00F715BF" w:rsidDel="00F715BF" w:rsidRDefault="00116F48" w:rsidP="00F715BF">
      <w:pPr>
        <w:widowControl w:val="0"/>
        <w:autoSpaceDE w:val="0"/>
        <w:autoSpaceDN w:val="0"/>
        <w:bidi w:val="0"/>
        <w:adjustRightInd w:val="0"/>
        <w:spacing w:line="240" w:lineRule="auto"/>
        <w:rPr>
          <w:moveFrom w:id="401" w:author="Avi Turner" w:date="2018-12-10T19:49:00Z"/>
          <w:rFonts w:ascii="Calibri" w:hAnsi="Calibri" w:cs="Calibri"/>
          <w:noProof/>
          <w:sz w:val="18"/>
          <w:szCs w:val="18"/>
          <w:rPrChange w:id="402" w:author="Avi Turner" w:date="2018-12-10T19:54:00Z">
            <w:rPr>
              <w:moveFrom w:id="403" w:author="Avi Turner" w:date="2018-12-10T19:49:00Z"/>
              <w:rFonts w:ascii="Calibri" w:hAnsi="Calibri" w:cs="Calibri"/>
              <w:noProof/>
            </w:rPr>
          </w:rPrChange>
        </w:rPr>
      </w:pPr>
      <w:ins w:id="404" w:author="shpanier" w:date="2018-12-10T06:06:00Z">
        <w:r w:rsidRPr="00F715BF">
          <w:rPr>
            <w:sz w:val="18"/>
            <w:szCs w:val="18"/>
            <w:rtl/>
            <w:rPrChange w:id="405" w:author="Avi Turner" w:date="2018-12-10T19:54:00Z">
              <w:rPr>
                <w:rtl/>
              </w:rPr>
            </w:rPrChange>
          </w:rPr>
          <w:fldChar w:fldCharType="begin" w:fldLock="1"/>
        </w:r>
        <w:r w:rsidRPr="00F715BF">
          <w:rPr>
            <w:sz w:val="18"/>
            <w:szCs w:val="18"/>
            <w:rPrChange w:id="406" w:author="Avi Turner" w:date="2018-12-10T19:54:00Z">
              <w:rPr/>
            </w:rPrChange>
          </w:rPr>
          <w:instrText xml:space="preserve">ADDIN Mendeley Bibliography CSL_BIBLIOGRAPHY </w:instrText>
        </w:r>
      </w:ins>
      <w:r w:rsidRPr="00F715BF">
        <w:rPr>
          <w:sz w:val="18"/>
          <w:szCs w:val="18"/>
          <w:rtl/>
          <w:rPrChange w:id="407" w:author="Avi Turner" w:date="2018-12-10T19:54:00Z">
            <w:rPr>
              <w:rFonts w:asciiTheme="majorHAnsi" w:eastAsiaTheme="majorEastAsia" w:hAnsiTheme="majorHAnsi" w:cstheme="majorBidi"/>
              <w:color w:val="2F5496" w:themeColor="accent1" w:themeShade="BF"/>
              <w:sz w:val="32"/>
              <w:szCs w:val="32"/>
              <w:rtl/>
            </w:rPr>
          </w:rPrChange>
        </w:rPr>
        <w:fldChar w:fldCharType="separate"/>
      </w:r>
      <w:del w:id="408" w:author="Avi Turner" w:date="2018-12-10T19:30:00Z">
        <w:r w:rsidR="00CE28F0" w:rsidRPr="00F715BF" w:rsidDel="00CE28F0">
          <w:rPr>
            <w:rFonts w:ascii="Calibri" w:hAnsi="Calibri" w:cs="Calibri"/>
            <w:noProof/>
            <w:sz w:val="18"/>
            <w:szCs w:val="20"/>
            <w:rPrChange w:id="409" w:author="Avi Turner" w:date="2018-12-10T19:54:00Z">
              <w:rPr>
                <w:rFonts w:ascii="Calibri" w:hAnsi="Calibri" w:cs="Calibri"/>
                <w:noProof/>
                <w:szCs w:val="24"/>
              </w:rPr>
            </w:rPrChange>
          </w:rPr>
          <w:delText>). Read This Month, (January).</w:delText>
        </w:r>
      </w:del>
      <w:moveFromRangeStart w:id="410" w:author="Avi Turner" w:date="2018-12-10T19:49:00Z" w:name="move532234688"/>
    </w:p>
    <w:moveFromRangeEnd w:id="410"/>
    <w:p w14:paraId="58E52AC6" w14:textId="3D04DC4B" w:rsidR="00116F48" w:rsidRPr="00F715BF" w:rsidRDefault="00116F48">
      <w:pPr>
        <w:widowControl w:val="0"/>
        <w:autoSpaceDE w:val="0"/>
        <w:autoSpaceDN w:val="0"/>
        <w:bidi w:val="0"/>
        <w:adjustRightInd w:val="0"/>
        <w:spacing w:line="240" w:lineRule="auto"/>
        <w:rPr>
          <w:ins w:id="411" w:author="shpanier" w:date="2018-12-10T06:06:00Z"/>
          <w:sz w:val="18"/>
          <w:szCs w:val="18"/>
          <w:rtl/>
          <w:rPrChange w:id="412" w:author="Avi Turner" w:date="2018-12-10T19:54:00Z">
            <w:rPr>
              <w:ins w:id="413" w:author="shpanier" w:date="2018-12-10T06:06:00Z"/>
              <w:rtl/>
            </w:rPr>
          </w:rPrChange>
        </w:rPr>
        <w:pPrChange w:id="414" w:author="shpanier" w:date="2018-12-10T06:06:00Z">
          <w:pPr>
            <w:pStyle w:val="Heading1"/>
          </w:pPr>
        </w:pPrChange>
      </w:pPr>
      <w:ins w:id="415" w:author="shpanier" w:date="2018-12-10T06:06:00Z">
        <w:r w:rsidRPr="00F715BF">
          <w:rPr>
            <w:sz w:val="18"/>
            <w:szCs w:val="18"/>
            <w:rtl/>
            <w:rPrChange w:id="416" w:author="Avi Turner" w:date="2018-12-10T19:54:00Z">
              <w:rPr>
                <w:rtl/>
              </w:rPr>
            </w:rPrChange>
          </w:rPr>
          <w:fldChar w:fldCharType="end"/>
        </w:r>
      </w:ins>
    </w:p>
    <w:p w14:paraId="2096B0E6" w14:textId="0FF16C49" w:rsidR="00116F48" w:rsidRPr="00F715BF" w:rsidRDefault="00116F48">
      <w:pPr>
        <w:rPr>
          <w:ins w:id="417" w:author="shpanier" w:date="2018-12-10T06:06:00Z"/>
          <w:sz w:val="18"/>
          <w:szCs w:val="18"/>
          <w:rtl/>
          <w:rPrChange w:id="418" w:author="Avi Turner" w:date="2018-12-10T19:54:00Z">
            <w:rPr>
              <w:ins w:id="419" w:author="shpanier" w:date="2018-12-10T06:06:00Z"/>
              <w:rtl/>
            </w:rPr>
          </w:rPrChange>
        </w:rPr>
        <w:pPrChange w:id="420" w:author="shpanier" w:date="2018-12-10T06:06:00Z">
          <w:pPr>
            <w:pStyle w:val="Heading1"/>
          </w:pPr>
        </w:pPrChange>
      </w:pPr>
    </w:p>
    <w:p w14:paraId="3BD3DD13" w14:textId="7880F716" w:rsidR="00116F48" w:rsidRPr="00F715BF" w:rsidDel="00C77E3D" w:rsidRDefault="00C77E3D">
      <w:pPr>
        <w:pStyle w:val="Heading2"/>
        <w:rPr>
          <w:del w:id="421" w:author="Avi Turner" w:date="2018-12-10T19:45:00Z"/>
          <w:rtl/>
          <w:rPrChange w:id="422" w:author="Avi Turner" w:date="2018-12-10T19:54:00Z">
            <w:rPr>
              <w:del w:id="423" w:author="Avi Turner" w:date="2018-12-10T19:45:00Z"/>
              <w:rtl/>
            </w:rPr>
          </w:rPrChange>
        </w:rPr>
        <w:pPrChange w:id="424" w:author="Avi Turner" w:date="2018-12-10T19:45:00Z">
          <w:pPr/>
        </w:pPrChange>
      </w:pPr>
      <w:bookmarkStart w:id="425" w:name="_Toc532235155"/>
      <w:ins w:id="426" w:author="Avi Turner" w:date="2018-12-10T19:45:00Z">
        <w:r w:rsidRPr="00F715BF">
          <w:rPr>
            <w:rFonts w:hint="eastAsia"/>
            <w:rtl/>
            <w:rPrChange w:id="427" w:author="Avi Turner" w:date="2018-12-10T19:54:00Z">
              <w:rPr>
                <w:rFonts w:hint="eastAsia"/>
                <w:rtl/>
              </w:rPr>
            </w:rPrChange>
          </w:rPr>
          <w:t>מקורות</w:t>
        </w:r>
        <w:r w:rsidRPr="00F715BF">
          <w:rPr>
            <w:rtl/>
            <w:rPrChange w:id="428" w:author="Avi Turner" w:date="2018-12-10T19:54:00Z">
              <w:rPr>
                <w:rtl/>
              </w:rPr>
            </w:rPrChange>
          </w:rPr>
          <w:t xml:space="preserve"> </w:t>
        </w:r>
        <w:r w:rsidRPr="00F715BF">
          <w:rPr>
            <w:rFonts w:hint="eastAsia"/>
            <w:rtl/>
            <w:rPrChange w:id="429" w:author="Avi Turner" w:date="2018-12-10T19:54:00Z">
              <w:rPr>
                <w:rFonts w:hint="eastAsia"/>
                <w:rtl/>
              </w:rPr>
            </w:rPrChange>
          </w:rPr>
          <w:t>נוספים</w:t>
        </w:r>
      </w:ins>
      <w:bookmarkEnd w:id="425"/>
    </w:p>
    <w:p w14:paraId="2BDA3DAD" w14:textId="6B572687" w:rsidR="00C77E3D" w:rsidRPr="00F715BF" w:rsidRDefault="00C77E3D" w:rsidP="00C77E3D">
      <w:pPr>
        <w:pStyle w:val="Heading2"/>
        <w:rPr>
          <w:ins w:id="430" w:author="Avi Turner" w:date="2018-12-10T19:45:00Z"/>
          <w:sz w:val="22"/>
          <w:szCs w:val="22"/>
          <w:rtl/>
          <w:rPrChange w:id="431" w:author="Avi Turner" w:date="2018-12-10T19:54:00Z">
            <w:rPr>
              <w:ins w:id="432" w:author="Avi Turner" w:date="2018-12-10T19:45:00Z"/>
              <w:rtl/>
            </w:rPr>
          </w:rPrChange>
        </w:rPr>
      </w:pPr>
    </w:p>
    <w:p w14:paraId="5214F36D" w14:textId="2056D706" w:rsidR="00F715BF" w:rsidRPr="00F715BF" w:rsidRDefault="00F715BF" w:rsidP="00F715BF">
      <w:pPr>
        <w:widowControl w:val="0"/>
        <w:autoSpaceDE w:val="0"/>
        <w:autoSpaceDN w:val="0"/>
        <w:bidi w:val="0"/>
        <w:adjustRightInd w:val="0"/>
        <w:spacing w:line="240" w:lineRule="auto"/>
        <w:ind w:left="480" w:hanging="480"/>
        <w:rPr>
          <w:ins w:id="433" w:author="Avi Turner" w:date="2018-12-10T19:47:00Z"/>
          <w:rFonts w:ascii="Calibri" w:hAnsi="Calibri" w:cs="Calibri"/>
          <w:noProof/>
          <w:sz w:val="18"/>
          <w:szCs w:val="20"/>
          <w:rPrChange w:id="434" w:author="Avi Turner" w:date="2018-12-10T19:54:00Z">
            <w:rPr>
              <w:ins w:id="435" w:author="Avi Turner" w:date="2018-12-10T19:47:00Z"/>
              <w:rFonts w:ascii="Calibri" w:hAnsi="Calibri" w:cs="Calibri"/>
              <w:noProof/>
              <w:szCs w:val="24"/>
            </w:rPr>
          </w:rPrChange>
        </w:rPr>
      </w:pPr>
      <w:ins w:id="436" w:author="Avi Turner" w:date="2018-12-10T19:46:00Z">
        <w:r w:rsidRPr="00F715BF">
          <w:rPr>
            <w:sz w:val="18"/>
            <w:szCs w:val="18"/>
            <w:rtl/>
            <w:rPrChange w:id="437" w:author="Avi Turner" w:date="2018-12-10T19:54:00Z">
              <w:rPr>
                <w:rtl/>
              </w:rPr>
            </w:rPrChange>
          </w:rPr>
          <w:fldChar w:fldCharType="begin" w:fldLock="1"/>
        </w:r>
      </w:ins>
      <w:r w:rsidRPr="00F715BF">
        <w:rPr>
          <w:sz w:val="18"/>
          <w:szCs w:val="18"/>
          <w:rPrChange w:id="438" w:author="Avi Turner" w:date="2018-12-10T19:54:00Z">
            <w:rPr/>
          </w:rPrChange>
        </w:rPr>
        <w:instrText>ADDIN CSL_CITATION {"citationItems":[{"id":"ITEM-1","itemData":{"author":[{"dropping-particle":"","family":"Agrawal","given":"Aishwarya","non-dropping-particle":"","parse-names":false,"suffix":""},{"dropping-particle":"","family":"Lu","given":"Jiasen","non-dropping-particle":"","parse-names":false,"suffix":""},{"dropping-particle":"","family":"Antol","given":"Stanislaw","non-dropping-particle":"","parse-names":false,"suffix":""},{"dropping-particle":"","family":"Mitchell","given":"Margaret","non-dropping-particle":"","parse-names":false,"suffix":""},{"dropping-particle":"","family":"Zitnick","given":"C Lawrence","non-dropping-particle":"","parse-names":false,"suffix":""},{"dropping-particle":"","family":"Batra","given":"Dhruv","non-dropping-particle":"","parse-names":false,"suffix":""},{"dropping-particle":"","family":"Parikh","given":"Devi","non-dropping-particle":"","parse-names":false,"suffix":""}],"id":"ITEM-1","issued":{"date-parts":[["0"]]},"page":"1-23","title":"VQA : Visual Question Answering","type":"article-journal"},"uris":["http://www.mendeley.com/documents/?uuid=25e5b09a-f23f-4ee8-b282-c8e6e3829698"]}],"mendeley":{"formattedCitation":"(Agrawal et al., n.d.)","plainTextFormattedCitation":"(Agrawal et al., n.d.)","previouslyFormattedCitation":"(Agrawal et al., n.d.)"},"properties":{"noteIndex":0},"schema":"https://github.com/citation-style-language/schema/raw/master/csl-citation.json"}</w:instrText>
      </w:r>
      <w:r w:rsidRPr="00F715BF">
        <w:rPr>
          <w:sz w:val="18"/>
          <w:szCs w:val="18"/>
          <w:rtl/>
          <w:rPrChange w:id="439" w:author="Avi Turner" w:date="2018-12-10T19:54:00Z">
            <w:rPr>
              <w:rtl/>
            </w:rPr>
          </w:rPrChange>
        </w:rPr>
        <w:fldChar w:fldCharType="separate"/>
      </w:r>
      <w:r w:rsidRPr="00F715BF">
        <w:rPr>
          <w:noProof/>
          <w:sz w:val="18"/>
          <w:szCs w:val="18"/>
          <w:rPrChange w:id="440" w:author="Avi Turner" w:date="2018-12-10T19:54:00Z">
            <w:rPr>
              <w:noProof/>
            </w:rPr>
          </w:rPrChange>
        </w:rPr>
        <w:t>(Agrawal et al., n.d.)</w:t>
      </w:r>
      <w:ins w:id="441" w:author="Avi Turner" w:date="2018-12-10T19:46:00Z">
        <w:r w:rsidRPr="00F715BF">
          <w:rPr>
            <w:sz w:val="18"/>
            <w:szCs w:val="18"/>
            <w:rtl/>
            <w:rPrChange w:id="442" w:author="Avi Turner" w:date="2018-12-10T19:54:00Z">
              <w:rPr>
                <w:rtl/>
              </w:rPr>
            </w:rPrChange>
          </w:rPr>
          <w:fldChar w:fldCharType="end"/>
        </w:r>
      </w:ins>
    </w:p>
    <w:p w14:paraId="02B799A0" w14:textId="04CAE674" w:rsidR="00F715BF" w:rsidRPr="00F715BF" w:rsidRDefault="00F715BF" w:rsidP="00F715BF">
      <w:pPr>
        <w:widowControl w:val="0"/>
        <w:autoSpaceDE w:val="0"/>
        <w:autoSpaceDN w:val="0"/>
        <w:bidi w:val="0"/>
        <w:adjustRightInd w:val="0"/>
        <w:spacing w:line="240" w:lineRule="auto"/>
        <w:ind w:left="480" w:hanging="480"/>
        <w:rPr>
          <w:ins w:id="443" w:author="Avi Turner" w:date="2018-12-10T19:47:00Z"/>
          <w:rFonts w:ascii="Calibri" w:hAnsi="Calibri" w:cs="Calibri"/>
          <w:noProof/>
          <w:sz w:val="18"/>
          <w:szCs w:val="20"/>
          <w:rPrChange w:id="444" w:author="Avi Turner" w:date="2018-12-10T19:54:00Z">
            <w:rPr>
              <w:ins w:id="445" w:author="Avi Turner" w:date="2018-12-10T19:47:00Z"/>
              <w:rFonts w:ascii="Calibri" w:hAnsi="Calibri" w:cs="Calibri"/>
              <w:noProof/>
              <w:szCs w:val="24"/>
            </w:rPr>
          </w:rPrChange>
        </w:rPr>
      </w:pPr>
      <w:ins w:id="446" w:author="Avi Turner" w:date="2018-12-10T19:47:00Z">
        <w:r w:rsidRPr="00F715BF">
          <w:rPr>
            <w:rFonts w:ascii="Calibri" w:hAnsi="Calibri" w:cs="Calibri"/>
            <w:noProof/>
            <w:sz w:val="18"/>
            <w:szCs w:val="20"/>
            <w:rPrChange w:id="447" w:author="Avi Turner" w:date="2018-12-10T19:54:00Z">
              <w:rPr>
                <w:rFonts w:ascii="Calibri" w:hAnsi="Calibri" w:cs="Calibri"/>
                <w:noProof/>
                <w:szCs w:val="24"/>
              </w:rPr>
            </w:rPrChange>
          </w:rPr>
          <w:t>Agrawal, A., Lu, J., Antol, S., Mitchell, M., Zitnick, C. L., Batra, D., &amp; Parikh, D. (n.d.). VQA : Visual Question Answering, 1–23.</w:t>
        </w:r>
      </w:ins>
    </w:p>
    <w:p w14:paraId="4E582086" w14:textId="0FB65A4D" w:rsidR="00F715BF" w:rsidRPr="00F715BF" w:rsidRDefault="00F715BF" w:rsidP="00F715BF">
      <w:pPr>
        <w:widowControl w:val="0"/>
        <w:autoSpaceDE w:val="0"/>
        <w:autoSpaceDN w:val="0"/>
        <w:bidi w:val="0"/>
        <w:adjustRightInd w:val="0"/>
        <w:spacing w:line="240" w:lineRule="auto"/>
        <w:ind w:left="480" w:hanging="480"/>
        <w:rPr>
          <w:ins w:id="448" w:author="Avi Turner" w:date="2018-12-10T19:48:00Z"/>
          <w:rFonts w:ascii="Calibri" w:hAnsi="Calibri" w:cs="Calibri"/>
          <w:noProof/>
          <w:sz w:val="18"/>
          <w:szCs w:val="20"/>
          <w:rPrChange w:id="449" w:author="Avi Turner" w:date="2018-12-10T19:54:00Z">
            <w:rPr>
              <w:ins w:id="450" w:author="Avi Turner" w:date="2018-12-10T19:48:00Z"/>
              <w:rFonts w:ascii="Calibri" w:hAnsi="Calibri" w:cs="Calibri"/>
              <w:noProof/>
              <w:szCs w:val="24"/>
            </w:rPr>
          </w:rPrChange>
        </w:rPr>
      </w:pPr>
      <w:ins w:id="451" w:author="Avi Turner" w:date="2018-12-10T19:47:00Z">
        <w:r w:rsidRPr="00F715BF">
          <w:rPr>
            <w:rFonts w:ascii="Calibri" w:hAnsi="Calibri" w:cs="Calibri"/>
            <w:noProof/>
            <w:sz w:val="18"/>
            <w:szCs w:val="20"/>
            <w:rPrChange w:id="452" w:author="Avi Turner" w:date="2018-12-10T19:54:00Z">
              <w:rPr>
                <w:rFonts w:ascii="Calibri" w:hAnsi="Calibri" w:cs="Calibri"/>
                <w:noProof/>
                <w:szCs w:val="24"/>
              </w:rPr>
            </w:rPrChange>
          </w:rPr>
          <w:fldChar w:fldCharType="begin" w:fldLock="1"/>
        </w:r>
      </w:ins>
      <w:r w:rsidRPr="00F715BF">
        <w:rPr>
          <w:rFonts w:ascii="Calibri" w:hAnsi="Calibri" w:cs="Calibri"/>
          <w:noProof/>
          <w:sz w:val="18"/>
          <w:szCs w:val="20"/>
          <w:rPrChange w:id="453" w:author="Avi Turner" w:date="2018-12-10T19:54:00Z">
            <w:rPr>
              <w:rFonts w:ascii="Calibri" w:hAnsi="Calibri" w:cs="Calibri"/>
              <w:noProof/>
              <w:szCs w:val="24"/>
            </w:rPr>
          </w:rPrChange>
        </w:rPr>
        <w:instrText>ADDIN CSL_CITATION {"citationItems":[{"id":"ITEM-1","itemData":{"author":[{"dropping-particle":"","family":"Lin","given":"Xiao","non-dropping-particle":"","parse-names":false,"suffix":""},{"dropping-particle":"","family":"Parikh","given":"Devi","non-dropping-particle":"","parse-names":false,"suffix":""}],"id":"ITEM-1","issued":{"date-parts":[["0"]]},"page":"1-23","title":"Active Learning for Visual Question Answering : An Empirical Study arXiv : 1711 . 01732v1 [ cs . CV ] 6 Nov 2017","type":"article-journal"},"uris":["http://www.mendeley.com/documents/?uuid=938b2288-f237-4789-a706-e82cdb9af756"]}],"mendeley":{"formattedCitation":"(Lin &amp; Parikh, n.d.)","plainTextFormattedCitation":"(Lin &amp; Parikh, n.d.)","previouslyFormattedCitation":"(Lin &amp; Parikh, n.d.)"},"properties":{"noteIndex":0},"schema":"https://github.com/citation-style-language/schema/raw/master/csl-citation.json"}</w:instrText>
      </w:r>
      <w:r w:rsidRPr="00F715BF">
        <w:rPr>
          <w:rFonts w:ascii="Calibri" w:hAnsi="Calibri" w:cs="Calibri"/>
          <w:noProof/>
          <w:sz w:val="18"/>
          <w:szCs w:val="20"/>
          <w:rPrChange w:id="454" w:author="Avi Turner" w:date="2018-12-10T19:54:00Z">
            <w:rPr>
              <w:rFonts w:ascii="Calibri" w:hAnsi="Calibri" w:cs="Calibri"/>
              <w:noProof/>
              <w:szCs w:val="24"/>
            </w:rPr>
          </w:rPrChange>
        </w:rPr>
        <w:fldChar w:fldCharType="separate"/>
      </w:r>
      <w:r w:rsidRPr="00F715BF">
        <w:rPr>
          <w:rFonts w:ascii="Calibri" w:hAnsi="Calibri" w:cs="Calibri"/>
          <w:noProof/>
          <w:sz w:val="18"/>
          <w:szCs w:val="20"/>
          <w:rPrChange w:id="455" w:author="Avi Turner" w:date="2018-12-10T19:54:00Z">
            <w:rPr>
              <w:rFonts w:ascii="Calibri" w:hAnsi="Calibri" w:cs="Calibri"/>
              <w:noProof/>
              <w:szCs w:val="24"/>
            </w:rPr>
          </w:rPrChange>
        </w:rPr>
        <w:t>(Lin &amp; Parikh, n.d.)</w:t>
      </w:r>
      <w:ins w:id="456" w:author="Avi Turner" w:date="2018-12-10T19:47:00Z">
        <w:r w:rsidRPr="00F715BF">
          <w:rPr>
            <w:rFonts w:ascii="Calibri" w:hAnsi="Calibri" w:cs="Calibri"/>
            <w:noProof/>
            <w:sz w:val="18"/>
            <w:szCs w:val="20"/>
            <w:rPrChange w:id="457" w:author="Avi Turner" w:date="2018-12-10T19:54:00Z">
              <w:rPr>
                <w:rFonts w:ascii="Calibri" w:hAnsi="Calibri" w:cs="Calibri"/>
                <w:noProof/>
                <w:szCs w:val="24"/>
              </w:rPr>
            </w:rPrChange>
          </w:rPr>
          <w:fldChar w:fldCharType="end"/>
        </w:r>
      </w:ins>
    </w:p>
    <w:p w14:paraId="25656A26" w14:textId="4777ED7F" w:rsidR="00F715BF" w:rsidRPr="00F715BF" w:rsidRDefault="00F715BF" w:rsidP="00F715BF">
      <w:pPr>
        <w:widowControl w:val="0"/>
        <w:autoSpaceDE w:val="0"/>
        <w:autoSpaceDN w:val="0"/>
        <w:bidi w:val="0"/>
        <w:adjustRightInd w:val="0"/>
        <w:spacing w:line="240" w:lineRule="auto"/>
        <w:ind w:left="480" w:hanging="480"/>
        <w:rPr>
          <w:ins w:id="458" w:author="Avi Turner" w:date="2018-12-10T19:48:00Z"/>
          <w:rFonts w:ascii="Calibri" w:hAnsi="Calibri" w:cs="Calibri"/>
          <w:noProof/>
          <w:sz w:val="18"/>
          <w:szCs w:val="20"/>
          <w:rPrChange w:id="459" w:author="Avi Turner" w:date="2018-12-10T19:54:00Z">
            <w:rPr>
              <w:ins w:id="460" w:author="Avi Turner" w:date="2018-12-10T19:48:00Z"/>
              <w:rFonts w:ascii="Calibri" w:hAnsi="Calibri" w:cs="Calibri"/>
              <w:noProof/>
              <w:szCs w:val="24"/>
            </w:rPr>
          </w:rPrChange>
        </w:rPr>
      </w:pPr>
      <w:ins w:id="461" w:author="Avi Turner" w:date="2018-12-10T19:48:00Z">
        <w:r w:rsidRPr="00F715BF">
          <w:rPr>
            <w:rFonts w:ascii="Calibri" w:hAnsi="Calibri" w:cs="Calibri"/>
            <w:noProof/>
            <w:sz w:val="18"/>
            <w:szCs w:val="20"/>
            <w:rPrChange w:id="462" w:author="Avi Turner" w:date="2018-12-10T19:54:00Z">
              <w:rPr>
                <w:rFonts w:ascii="Calibri" w:hAnsi="Calibri" w:cs="Calibri"/>
                <w:noProof/>
                <w:szCs w:val="24"/>
              </w:rPr>
            </w:rPrChange>
          </w:rPr>
          <w:t>Lin, X., &amp; Parikh, D. (n.d.). Active Learning for Visual Question Answering : An Empirical Study arXiv : 1711 . 01732v1 [ cs . CV ] 6 Nov 2017, 1–23.</w:t>
        </w:r>
      </w:ins>
    </w:p>
    <w:p w14:paraId="4A538BB9" w14:textId="5F579D3D" w:rsidR="00F715BF" w:rsidRPr="00F715BF" w:rsidRDefault="00F715BF" w:rsidP="00F715BF">
      <w:pPr>
        <w:widowControl w:val="0"/>
        <w:autoSpaceDE w:val="0"/>
        <w:autoSpaceDN w:val="0"/>
        <w:bidi w:val="0"/>
        <w:adjustRightInd w:val="0"/>
        <w:spacing w:line="240" w:lineRule="auto"/>
        <w:ind w:left="480" w:hanging="480"/>
        <w:rPr>
          <w:ins w:id="463" w:author="Avi Turner" w:date="2018-12-10T19:49:00Z"/>
          <w:rFonts w:ascii="Calibri" w:hAnsi="Calibri" w:cs="Calibri"/>
          <w:noProof/>
          <w:sz w:val="18"/>
          <w:szCs w:val="20"/>
          <w:rPrChange w:id="464" w:author="Avi Turner" w:date="2018-12-10T19:54:00Z">
            <w:rPr>
              <w:ins w:id="465" w:author="Avi Turner" w:date="2018-12-10T19:49:00Z"/>
              <w:rFonts w:ascii="Calibri" w:hAnsi="Calibri" w:cs="Calibri"/>
              <w:noProof/>
              <w:szCs w:val="24"/>
            </w:rPr>
          </w:rPrChange>
        </w:rPr>
      </w:pPr>
      <w:ins w:id="466" w:author="Avi Turner" w:date="2018-12-10T19:49:00Z">
        <w:r w:rsidRPr="00F715BF">
          <w:rPr>
            <w:rFonts w:ascii="Calibri" w:hAnsi="Calibri" w:cs="Calibri"/>
            <w:noProof/>
            <w:sz w:val="18"/>
            <w:szCs w:val="20"/>
            <w:rPrChange w:id="467" w:author="Avi Turner" w:date="2018-12-10T19:54:00Z">
              <w:rPr>
                <w:rFonts w:ascii="Calibri" w:hAnsi="Calibri" w:cs="Calibri"/>
                <w:noProof/>
                <w:szCs w:val="24"/>
              </w:rPr>
            </w:rPrChange>
          </w:rPr>
          <w:fldChar w:fldCharType="begin" w:fldLock="1"/>
        </w:r>
      </w:ins>
      <w:r w:rsidRPr="00F715BF">
        <w:rPr>
          <w:rFonts w:ascii="Calibri" w:hAnsi="Calibri" w:cs="Calibri"/>
          <w:noProof/>
          <w:sz w:val="18"/>
          <w:szCs w:val="20"/>
          <w:rPrChange w:id="468" w:author="Avi Turner" w:date="2018-12-10T19:54:00Z">
            <w:rPr>
              <w:rFonts w:ascii="Calibri" w:hAnsi="Calibri" w:cs="Calibri"/>
              <w:noProof/>
              <w:szCs w:val="24"/>
            </w:rPr>
          </w:rPrChange>
        </w:rPr>
        <w:instrText>ADDIN CSL_CITATION {"citationItems":[{"id":"ITEM-1","itemData":{"author":[{"dropping-particle":"","family":"Zhang","given":"Peng","non-dropping-particle":"","parse-names":false,"suffix":""},{"dropping-particle":"","family":"Goyal","given":"Yash","non-dropping-particle":"","parse-names":false,"suffix":""},{"dropping-particle":"","family":"Summers-stay","given":"Douglas","non-dropping-particle":"","parse-names":false,"suffix":""},{"dropping-particle":"","family":"Batra","given":"Dhruv","non-dropping-particle":"","parse-names":false,"suffix":""},{"dropping-particle":"","family":"Tech","given":"Virginia","non-dropping-particle":"","parse-names":false,"suffix":""},{"dropping-particle":"","family":"Parikh","given":"Devi","non-dropping-particle":"","parse-names":false,"suffix":""}],"id":"ITEM-1","issued":{"date-parts":[["0"]]},"title":"Yin and Yang: Balancing and Answering Binary Visual Questions","type":"article-journal"},"uris":["http://www.mendeley.com/documents/?uuid=a984dfce-b772-42e3-a1c0-0618b16b18d2"]}],"mendeley":{"formattedCitation":"(Zhang et al., n.d.)","plainTextFormattedCitation":"(Zhang et al., n.d.)","previouslyFormattedCitation":"(Zhang et al., n.d.)"},"properties":{"noteIndex":0},"schema":"https://github.com/citation-style-language/schema/raw/master/csl-citation.json"}</w:instrText>
      </w:r>
      <w:r w:rsidRPr="00F715BF">
        <w:rPr>
          <w:rFonts w:ascii="Calibri" w:hAnsi="Calibri" w:cs="Calibri"/>
          <w:noProof/>
          <w:sz w:val="18"/>
          <w:szCs w:val="20"/>
          <w:rPrChange w:id="469" w:author="Avi Turner" w:date="2018-12-10T19:54:00Z">
            <w:rPr>
              <w:rFonts w:ascii="Calibri" w:hAnsi="Calibri" w:cs="Calibri"/>
              <w:noProof/>
              <w:szCs w:val="24"/>
            </w:rPr>
          </w:rPrChange>
        </w:rPr>
        <w:fldChar w:fldCharType="separate"/>
      </w:r>
      <w:r w:rsidRPr="00F715BF">
        <w:rPr>
          <w:rFonts w:ascii="Calibri" w:hAnsi="Calibri" w:cs="Calibri"/>
          <w:noProof/>
          <w:sz w:val="18"/>
          <w:szCs w:val="20"/>
          <w:rPrChange w:id="470" w:author="Avi Turner" w:date="2018-12-10T19:54:00Z">
            <w:rPr>
              <w:rFonts w:ascii="Calibri" w:hAnsi="Calibri" w:cs="Calibri"/>
              <w:noProof/>
              <w:szCs w:val="24"/>
            </w:rPr>
          </w:rPrChange>
        </w:rPr>
        <w:t>(Zhang et al., n.d.)</w:t>
      </w:r>
      <w:ins w:id="471" w:author="Avi Turner" w:date="2018-12-10T19:49:00Z">
        <w:r w:rsidRPr="00F715BF">
          <w:rPr>
            <w:rFonts w:ascii="Calibri" w:hAnsi="Calibri" w:cs="Calibri"/>
            <w:noProof/>
            <w:sz w:val="18"/>
            <w:szCs w:val="20"/>
            <w:rPrChange w:id="472" w:author="Avi Turner" w:date="2018-12-10T19:54:00Z">
              <w:rPr>
                <w:rFonts w:ascii="Calibri" w:hAnsi="Calibri" w:cs="Calibri"/>
                <w:noProof/>
                <w:szCs w:val="24"/>
              </w:rPr>
            </w:rPrChange>
          </w:rPr>
          <w:fldChar w:fldCharType="end"/>
        </w:r>
      </w:ins>
    </w:p>
    <w:p w14:paraId="7AD77E7C" w14:textId="022404A3" w:rsidR="00F715BF" w:rsidRPr="00F715BF" w:rsidRDefault="00F715BF" w:rsidP="00F715BF">
      <w:pPr>
        <w:widowControl w:val="0"/>
        <w:autoSpaceDE w:val="0"/>
        <w:autoSpaceDN w:val="0"/>
        <w:bidi w:val="0"/>
        <w:adjustRightInd w:val="0"/>
        <w:spacing w:line="240" w:lineRule="auto"/>
        <w:ind w:left="480" w:hanging="480"/>
        <w:rPr>
          <w:ins w:id="473" w:author="Avi Turner" w:date="2018-12-10T19:49:00Z"/>
          <w:rFonts w:ascii="Calibri" w:hAnsi="Calibri" w:cs="Calibri"/>
          <w:noProof/>
          <w:sz w:val="18"/>
          <w:szCs w:val="20"/>
          <w:rPrChange w:id="474" w:author="Avi Turner" w:date="2018-12-10T19:54:00Z">
            <w:rPr>
              <w:ins w:id="475" w:author="Avi Turner" w:date="2018-12-10T19:49:00Z"/>
              <w:rFonts w:ascii="Calibri" w:hAnsi="Calibri" w:cs="Calibri"/>
              <w:noProof/>
              <w:szCs w:val="24"/>
            </w:rPr>
          </w:rPrChange>
        </w:rPr>
      </w:pPr>
      <w:moveToRangeStart w:id="476" w:author="Avi Turner" w:date="2018-12-10T19:49:00Z" w:name="move532234688"/>
      <w:moveTo w:id="477" w:author="Avi Turner" w:date="2018-12-10T19:49:00Z">
        <w:r w:rsidRPr="00F715BF">
          <w:rPr>
            <w:rFonts w:ascii="Calibri" w:hAnsi="Calibri" w:cs="Calibri"/>
            <w:noProof/>
            <w:sz w:val="18"/>
            <w:szCs w:val="20"/>
            <w:rPrChange w:id="478" w:author="Avi Turner" w:date="2018-12-10T19:54:00Z">
              <w:rPr>
                <w:rFonts w:ascii="Calibri" w:hAnsi="Calibri" w:cs="Calibri"/>
                <w:noProof/>
                <w:szCs w:val="24"/>
              </w:rPr>
            </w:rPrChange>
          </w:rPr>
          <w:t>Zhang, P., Goyal, Y., Summers-stay, D., Batra, D., Tech, V., &amp; Parikh, D. (n.d.). Yin and Yang: Balancing and Answering Binary Visual Questions.</w:t>
        </w:r>
      </w:moveTo>
    </w:p>
    <w:p w14:paraId="3AD29F2E" w14:textId="2EFF490B" w:rsidR="00F715BF" w:rsidRPr="00F715BF" w:rsidRDefault="00F715BF">
      <w:pPr>
        <w:widowControl w:val="0"/>
        <w:autoSpaceDE w:val="0"/>
        <w:autoSpaceDN w:val="0"/>
        <w:bidi w:val="0"/>
        <w:adjustRightInd w:val="0"/>
        <w:spacing w:line="240" w:lineRule="auto"/>
        <w:ind w:left="480" w:hanging="480"/>
        <w:rPr>
          <w:moveTo w:id="479" w:author="Avi Turner" w:date="2018-12-10T19:49:00Z"/>
          <w:rFonts w:ascii="Calibri" w:hAnsi="Calibri" w:cs="Calibri"/>
          <w:noProof/>
          <w:sz w:val="18"/>
          <w:szCs w:val="18"/>
          <w:rPrChange w:id="480" w:author="Avi Turner" w:date="2018-12-10T19:54:00Z">
            <w:rPr>
              <w:moveTo w:id="481" w:author="Avi Turner" w:date="2018-12-10T19:49:00Z"/>
              <w:rFonts w:ascii="Calibri" w:hAnsi="Calibri" w:cs="Calibri"/>
              <w:noProof/>
            </w:rPr>
          </w:rPrChange>
        </w:rPr>
      </w:pPr>
      <w:ins w:id="482" w:author="Avi Turner" w:date="2018-12-10T19:49:00Z">
        <w:r w:rsidRPr="00F715BF">
          <w:rPr>
            <w:rFonts w:ascii="Calibri" w:hAnsi="Calibri" w:cs="Calibri"/>
            <w:noProof/>
            <w:sz w:val="18"/>
            <w:szCs w:val="18"/>
            <w:rPrChange w:id="483" w:author="Avi Turner" w:date="2018-12-10T19:54:00Z">
              <w:rPr>
                <w:rFonts w:ascii="Calibri" w:hAnsi="Calibri" w:cs="Calibri"/>
                <w:noProof/>
              </w:rPr>
            </w:rPrChange>
          </w:rPr>
          <w:fldChar w:fldCharType="begin" w:fldLock="1"/>
        </w:r>
      </w:ins>
      <w:r w:rsidRPr="00F715BF">
        <w:rPr>
          <w:rFonts w:ascii="Calibri" w:hAnsi="Calibri" w:cs="Calibri"/>
          <w:noProof/>
          <w:sz w:val="18"/>
          <w:szCs w:val="18"/>
          <w:rPrChange w:id="484" w:author="Avi Turner" w:date="2018-12-10T19:54:00Z">
            <w:rPr>
              <w:rFonts w:ascii="Calibri" w:hAnsi="Calibri" w:cs="Calibri"/>
              <w:noProof/>
            </w:rPr>
          </w:rPrChange>
        </w:rPr>
        <w:instrText>ADDIN CSL_CITATION {"citationItems":[{"id":"ITEM-1","itemData":{"author":[{"dropping-particle":"","family":"Teney","given":"Damien","non-dropping-particle":"","parse-names":false,"suffix":""},{"dropping-particle":"","family":"Centre","given":"Australian","non-dropping-particle":"","parse-names":false,"suffix":""}],"id":"ITEM-1","issued":{"date-parts":[["2017"]]},"title":"Tips and Tricks for Visual Question Answering : Learnings from the 2017 Challenge","type":"article-journal"},"uris":["http://www.mendeley.com/documents/?uuid=07189148-9229-4db0-a6a4-3e6d0f2a5f71"]}],"mendeley":{"formattedCitation":"(Teney &amp; Centre, 2017)","plainTextFormattedCitation":"(Teney &amp; Centre, 2017)","previouslyFormattedCitation":"(Teney &amp; Centre, 2017)"},"properties":{"noteIndex":0},"schema":"https://github.com/citation-style-language/schema/raw/master/csl-citation.json"}</w:instrText>
      </w:r>
      <w:r w:rsidRPr="00F715BF">
        <w:rPr>
          <w:rFonts w:ascii="Calibri" w:hAnsi="Calibri" w:cs="Calibri"/>
          <w:noProof/>
          <w:sz w:val="18"/>
          <w:szCs w:val="18"/>
          <w:rPrChange w:id="485" w:author="Avi Turner" w:date="2018-12-10T19:54:00Z">
            <w:rPr>
              <w:rFonts w:ascii="Calibri" w:hAnsi="Calibri" w:cs="Calibri"/>
              <w:noProof/>
            </w:rPr>
          </w:rPrChange>
        </w:rPr>
        <w:fldChar w:fldCharType="separate"/>
      </w:r>
      <w:r w:rsidRPr="00F715BF">
        <w:rPr>
          <w:rFonts w:ascii="Calibri" w:hAnsi="Calibri" w:cs="Calibri"/>
          <w:noProof/>
          <w:sz w:val="18"/>
          <w:szCs w:val="18"/>
          <w:rPrChange w:id="486" w:author="Avi Turner" w:date="2018-12-10T19:54:00Z">
            <w:rPr>
              <w:rFonts w:ascii="Calibri" w:hAnsi="Calibri" w:cs="Calibri"/>
              <w:noProof/>
            </w:rPr>
          </w:rPrChange>
        </w:rPr>
        <w:t>(Teney &amp; Centre, 2017)</w:t>
      </w:r>
      <w:ins w:id="487" w:author="Avi Turner" w:date="2018-12-10T19:49:00Z">
        <w:r w:rsidRPr="00F715BF">
          <w:rPr>
            <w:rFonts w:ascii="Calibri" w:hAnsi="Calibri" w:cs="Calibri"/>
            <w:noProof/>
            <w:sz w:val="18"/>
            <w:szCs w:val="18"/>
            <w:rPrChange w:id="488" w:author="Avi Turner" w:date="2018-12-10T19:54:00Z">
              <w:rPr>
                <w:rFonts w:ascii="Calibri" w:hAnsi="Calibri" w:cs="Calibri"/>
                <w:noProof/>
              </w:rPr>
            </w:rPrChange>
          </w:rPr>
          <w:fldChar w:fldCharType="end"/>
        </w:r>
      </w:ins>
    </w:p>
    <w:p w14:paraId="4D16EA91" w14:textId="32A17637" w:rsidR="00F715BF" w:rsidRPr="00F715BF" w:rsidRDefault="00F715BF" w:rsidP="00F715BF">
      <w:pPr>
        <w:widowControl w:val="0"/>
        <w:autoSpaceDE w:val="0"/>
        <w:autoSpaceDN w:val="0"/>
        <w:bidi w:val="0"/>
        <w:adjustRightInd w:val="0"/>
        <w:spacing w:after="140" w:line="288" w:lineRule="auto"/>
        <w:ind w:left="480" w:hanging="480"/>
        <w:rPr>
          <w:ins w:id="489" w:author="Avi Turner" w:date="2018-12-10T19:51:00Z"/>
          <w:rFonts w:ascii="Times New Roman"/>
          <w:sz w:val="20"/>
          <w:szCs w:val="20"/>
          <w:rPrChange w:id="490" w:author="Avi Turner" w:date="2018-12-10T19:54:00Z">
            <w:rPr>
              <w:ins w:id="491" w:author="Avi Turner" w:date="2018-12-10T19:51:00Z"/>
              <w:rFonts w:ascii="Times New Roman"/>
              <w:sz w:val="24"/>
              <w:szCs w:val="24"/>
            </w:rPr>
          </w:rPrChange>
        </w:rPr>
      </w:pPr>
      <w:moveToRangeStart w:id="492" w:author="Avi Turner" w:date="2018-12-10T19:50:00Z" w:name="move532234734"/>
      <w:moveToRangeEnd w:id="476"/>
      <w:moveTo w:id="493" w:author="Avi Turner" w:date="2018-12-10T19:50:00Z">
        <w:r w:rsidRPr="00F715BF">
          <w:rPr>
            <w:rFonts w:ascii="Times New Roman"/>
            <w:sz w:val="20"/>
            <w:szCs w:val="20"/>
            <w:rPrChange w:id="494" w:author="Avi Turner" w:date="2018-12-10T19:54:00Z">
              <w:rPr>
                <w:rFonts w:ascii="Times New Roman"/>
                <w:sz w:val="24"/>
                <w:szCs w:val="24"/>
              </w:rPr>
            </w:rPrChange>
          </w:rPr>
          <w:t>Teney, D., &amp; Centre, A. (2017). Tips and Tricks for Visual Question Answering : Learnings from the 2017 Challenge.</w:t>
        </w:r>
      </w:moveTo>
    </w:p>
    <w:p w14:paraId="0DA1B85D" w14:textId="2D797656" w:rsidR="00F715BF" w:rsidRPr="00F715BF" w:rsidRDefault="00F715BF" w:rsidP="00F715BF">
      <w:pPr>
        <w:widowControl w:val="0"/>
        <w:autoSpaceDE w:val="0"/>
        <w:autoSpaceDN w:val="0"/>
        <w:bidi w:val="0"/>
        <w:adjustRightInd w:val="0"/>
        <w:spacing w:after="140" w:line="288" w:lineRule="auto"/>
        <w:ind w:left="480" w:hanging="480"/>
        <w:rPr>
          <w:ins w:id="495" w:author="Avi Turner" w:date="2018-12-10T19:52:00Z"/>
          <w:rFonts w:ascii="Times New Roman"/>
          <w:sz w:val="20"/>
          <w:szCs w:val="20"/>
          <w:rPrChange w:id="496" w:author="Avi Turner" w:date="2018-12-10T19:54:00Z">
            <w:rPr>
              <w:ins w:id="497" w:author="Avi Turner" w:date="2018-12-10T19:52:00Z"/>
              <w:rFonts w:ascii="Times New Roman"/>
              <w:sz w:val="24"/>
              <w:szCs w:val="24"/>
            </w:rPr>
          </w:rPrChange>
        </w:rPr>
      </w:pPr>
      <w:ins w:id="498" w:author="Avi Turner" w:date="2018-12-10T19:51:00Z">
        <w:r w:rsidRPr="00F715BF">
          <w:rPr>
            <w:rFonts w:ascii="Times New Roman"/>
            <w:sz w:val="20"/>
            <w:szCs w:val="20"/>
            <w:rPrChange w:id="499" w:author="Avi Turner" w:date="2018-12-10T19:54:00Z">
              <w:rPr>
                <w:rFonts w:ascii="Times New Roman"/>
                <w:sz w:val="24"/>
                <w:szCs w:val="24"/>
              </w:rPr>
            </w:rPrChange>
          </w:rPr>
          <w:lastRenderedPageBreak/>
          <w:fldChar w:fldCharType="begin" w:fldLock="1"/>
        </w:r>
      </w:ins>
      <w:r w:rsidRPr="00F715BF">
        <w:rPr>
          <w:rFonts w:ascii="Times New Roman"/>
          <w:sz w:val="20"/>
          <w:szCs w:val="20"/>
          <w:rPrChange w:id="500" w:author="Avi Turner" w:date="2018-12-10T19:54:00Z">
            <w:rPr>
              <w:rFonts w:ascii="Times New Roman"/>
              <w:sz w:val="24"/>
              <w:szCs w:val="24"/>
            </w:rPr>
          </w:rPrChange>
        </w:rPr>
        <w:instrText>ADDIN CSL_CITATION {"citationItems":[{"id":"ITEM-1","itemData":{"author":[{"dropping-particle":"","family":"Goyal","given":"Yash","non-dropping-particle":"","parse-names":false,"suffix":""},{"dropping-particle":"","family":"Khot","given":"Tejas","non-dropping-particle":"","parse-names":false,"suffix":""},{"dropping-particle":"","family":"Dhruv","given":"Douglas Summers-stay","non-dropping-particle":"","parse-names":false,"suffix":""},{"dropping-particle":"","family":"Devi","given":"Batra","non-dropping-particle":"","parse-names":false,"suffix":""}],"id":"ITEM-1","issued":{"date-parts":[["0"]]},"title":"Making the V in VQA Matter : Elevating the Role of Image Understanding in Visual Question Answering","type":"article-journal"},"uris":["http://www.mendeley.com/documents/?uuid=dce9f741-92a9-43c6-a82d-de939b96dab5"]}],"mendeley":{"formattedCitation":"(Goyal, Khot, Dhruv, &amp; Devi, n.d.)","plainTextFormattedCitation":"(Goyal, Khot, Dhruv, &amp; Devi, n.d.)","previouslyFormattedCitation":"(Goyal, Khot, Dhruv, &amp; Devi, n.d.)"},"properties":{"noteIndex":0},"schema":"https://github.com/citation-style-language/schema/raw/master/csl-citation.json"}</w:instrText>
      </w:r>
      <w:r w:rsidRPr="00F715BF">
        <w:rPr>
          <w:rFonts w:ascii="Times New Roman"/>
          <w:sz w:val="20"/>
          <w:szCs w:val="20"/>
          <w:rPrChange w:id="501" w:author="Avi Turner" w:date="2018-12-10T19:54:00Z">
            <w:rPr>
              <w:rFonts w:ascii="Times New Roman"/>
              <w:sz w:val="24"/>
              <w:szCs w:val="24"/>
            </w:rPr>
          </w:rPrChange>
        </w:rPr>
        <w:fldChar w:fldCharType="separate"/>
      </w:r>
      <w:r w:rsidRPr="00F715BF">
        <w:rPr>
          <w:rFonts w:ascii="Times New Roman"/>
          <w:noProof/>
          <w:sz w:val="20"/>
          <w:szCs w:val="20"/>
          <w:rPrChange w:id="502" w:author="Avi Turner" w:date="2018-12-10T19:54:00Z">
            <w:rPr>
              <w:rFonts w:ascii="Times New Roman"/>
              <w:noProof/>
              <w:sz w:val="24"/>
              <w:szCs w:val="24"/>
            </w:rPr>
          </w:rPrChange>
        </w:rPr>
        <w:t>(Goyal, Khot, Dhruv, &amp; Devi, n.d.)</w:t>
      </w:r>
      <w:ins w:id="503" w:author="Avi Turner" w:date="2018-12-10T19:51:00Z">
        <w:r w:rsidRPr="00F715BF">
          <w:rPr>
            <w:rFonts w:ascii="Times New Roman"/>
            <w:sz w:val="20"/>
            <w:szCs w:val="20"/>
            <w:rPrChange w:id="504" w:author="Avi Turner" w:date="2018-12-10T19:54:00Z">
              <w:rPr>
                <w:rFonts w:ascii="Times New Roman"/>
                <w:sz w:val="24"/>
                <w:szCs w:val="24"/>
              </w:rPr>
            </w:rPrChange>
          </w:rPr>
          <w:fldChar w:fldCharType="end"/>
        </w:r>
      </w:ins>
    </w:p>
    <w:p w14:paraId="5B39C52D" w14:textId="524E4249" w:rsidR="00F715BF" w:rsidRPr="00F715BF" w:rsidRDefault="00F715BF" w:rsidP="00F715BF">
      <w:pPr>
        <w:widowControl w:val="0"/>
        <w:autoSpaceDE w:val="0"/>
        <w:autoSpaceDN w:val="0"/>
        <w:bidi w:val="0"/>
        <w:adjustRightInd w:val="0"/>
        <w:spacing w:after="140" w:line="288" w:lineRule="auto"/>
        <w:ind w:left="480" w:hanging="480"/>
        <w:rPr>
          <w:ins w:id="505" w:author="Avi Turner" w:date="2018-12-10T19:53:00Z"/>
          <w:rFonts w:ascii="Times New Roman"/>
          <w:sz w:val="20"/>
          <w:szCs w:val="20"/>
          <w:rPrChange w:id="506" w:author="Avi Turner" w:date="2018-12-10T19:54:00Z">
            <w:rPr>
              <w:ins w:id="507" w:author="Avi Turner" w:date="2018-12-10T19:53:00Z"/>
              <w:rFonts w:ascii="Times New Roman"/>
              <w:sz w:val="24"/>
              <w:szCs w:val="24"/>
            </w:rPr>
          </w:rPrChange>
        </w:rPr>
      </w:pPr>
      <w:ins w:id="508" w:author="Avi Turner" w:date="2018-12-10T19:52:00Z">
        <w:r w:rsidRPr="00F715BF">
          <w:rPr>
            <w:rFonts w:ascii="Times New Roman"/>
            <w:sz w:val="20"/>
            <w:szCs w:val="20"/>
            <w:rPrChange w:id="509" w:author="Avi Turner" w:date="2018-12-10T19:54:00Z">
              <w:rPr>
                <w:rFonts w:ascii="Times New Roman"/>
                <w:sz w:val="24"/>
                <w:szCs w:val="24"/>
              </w:rPr>
            </w:rPrChange>
          </w:rPr>
          <w:t>Goyal, Y., Khot, T., Dhruv, D. S., &amp; Devi, B. (n.d.). Making the V in VQA Matter : Elevating the Role of Image Understanding in Visual Question Answering.</w:t>
        </w:r>
      </w:ins>
    </w:p>
    <w:p w14:paraId="1F51DCCA" w14:textId="31A6D181" w:rsidR="00F715BF" w:rsidRPr="00F715BF" w:rsidRDefault="00F715BF">
      <w:pPr>
        <w:widowControl w:val="0"/>
        <w:autoSpaceDE w:val="0"/>
        <w:autoSpaceDN w:val="0"/>
        <w:bidi w:val="0"/>
        <w:adjustRightInd w:val="0"/>
        <w:spacing w:after="140" w:line="288" w:lineRule="auto"/>
        <w:ind w:left="480" w:hanging="480"/>
        <w:rPr>
          <w:ins w:id="510" w:author="Avi Turner" w:date="2018-12-10T19:52:00Z"/>
          <w:rFonts w:ascii="Times New Roman"/>
          <w:sz w:val="20"/>
          <w:szCs w:val="20"/>
          <w:rPrChange w:id="511" w:author="Avi Turner" w:date="2018-12-10T19:54:00Z">
            <w:rPr>
              <w:ins w:id="512" w:author="Avi Turner" w:date="2018-12-10T19:52:00Z"/>
              <w:rFonts w:ascii="Times New Roman"/>
              <w:sz w:val="24"/>
              <w:szCs w:val="24"/>
            </w:rPr>
          </w:rPrChange>
        </w:rPr>
      </w:pPr>
      <w:ins w:id="513" w:author="Avi Turner" w:date="2018-12-10T19:53:00Z">
        <w:r w:rsidRPr="00F715BF">
          <w:rPr>
            <w:rFonts w:ascii="Times New Roman"/>
            <w:sz w:val="20"/>
            <w:szCs w:val="20"/>
            <w:rPrChange w:id="514" w:author="Avi Turner" w:date="2018-12-10T19:54:00Z">
              <w:rPr>
                <w:rFonts w:ascii="Times New Roman"/>
                <w:sz w:val="24"/>
                <w:szCs w:val="24"/>
              </w:rPr>
            </w:rPrChange>
          </w:rPr>
          <w:fldChar w:fldCharType="begin" w:fldLock="1"/>
        </w:r>
      </w:ins>
      <w:r w:rsidRPr="00F715BF">
        <w:rPr>
          <w:rFonts w:ascii="Times New Roman"/>
          <w:sz w:val="20"/>
          <w:szCs w:val="20"/>
          <w:rPrChange w:id="515" w:author="Avi Turner" w:date="2018-12-10T19:54:00Z">
            <w:rPr>
              <w:rFonts w:ascii="Times New Roman"/>
              <w:sz w:val="24"/>
              <w:szCs w:val="24"/>
            </w:rPr>
          </w:rPrChange>
        </w:rPr>
        <w:instrText>ADDIN CSL_CITATION {"citationItems":[{"id":"ITEM-1","itemData":{"author":[{"dropping-particle":"","family":"Gupta","given":"Akshay Kumar","non-dropping-particle":"","parse-names":false,"suffix":""}],"id":"ITEM-1","issued":{"date-parts":[["0"]]},"title":"Survey of Visual Question Answering: Datasets and Techniques","type":"article-journal"},"uris":["http://www.mendeley.com/documents/?uuid=e8985a14-b204-40fc-91f3-30ea4b61ecbd"]}],"mendeley":{"formattedCitation":"(Gupta, n.d.)","plainTextFormattedCitation":"(Gupta, n.d.)"},"properties":{"noteIndex":0},"schema":"https://github.com/citation-style-language/schema/raw/master/csl-citation.json"}</w:instrText>
      </w:r>
      <w:r w:rsidRPr="00F715BF">
        <w:rPr>
          <w:rFonts w:ascii="Times New Roman"/>
          <w:sz w:val="20"/>
          <w:szCs w:val="20"/>
          <w:rPrChange w:id="516" w:author="Avi Turner" w:date="2018-12-10T19:54:00Z">
            <w:rPr>
              <w:rFonts w:ascii="Times New Roman"/>
              <w:sz w:val="24"/>
              <w:szCs w:val="24"/>
            </w:rPr>
          </w:rPrChange>
        </w:rPr>
        <w:fldChar w:fldCharType="separate"/>
      </w:r>
      <w:r w:rsidRPr="00F715BF">
        <w:rPr>
          <w:rFonts w:ascii="Times New Roman"/>
          <w:noProof/>
          <w:sz w:val="20"/>
          <w:szCs w:val="20"/>
          <w:rPrChange w:id="517" w:author="Avi Turner" w:date="2018-12-10T19:54:00Z">
            <w:rPr>
              <w:rFonts w:ascii="Times New Roman"/>
              <w:noProof/>
              <w:sz w:val="24"/>
              <w:szCs w:val="24"/>
            </w:rPr>
          </w:rPrChange>
        </w:rPr>
        <w:t>(Gupta, n.d.)</w:t>
      </w:r>
      <w:ins w:id="518" w:author="Avi Turner" w:date="2018-12-10T19:53:00Z">
        <w:r w:rsidRPr="00F715BF">
          <w:rPr>
            <w:rFonts w:ascii="Times New Roman"/>
            <w:sz w:val="20"/>
            <w:szCs w:val="20"/>
            <w:rPrChange w:id="519" w:author="Avi Turner" w:date="2018-12-10T19:54:00Z">
              <w:rPr>
                <w:rFonts w:ascii="Times New Roman"/>
                <w:sz w:val="24"/>
                <w:szCs w:val="24"/>
              </w:rPr>
            </w:rPrChange>
          </w:rPr>
          <w:fldChar w:fldCharType="end"/>
        </w:r>
      </w:ins>
    </w:p>
    <w:p w14:paraId="7E124736" w14:textId="7CC893AC" w:rsidR="00F715BF" w:rsidRDefault="00F715BF" w:rsidP="00F715BF">
      <w:pPr>
        <w:widowControl w:val="0"/>
        <w:autoSpaceDE w:val="0"/>
        <w:autoSpaceDN w:val="0"/>
        <w:bidi w:val="0"/>
        <w:adjustRightInd w:val="0"/>
        <w:spacing w:after="140" w:line="288" w:lineRule="auto"/>
        <w:ind w:left="480" w:hanging="480"/>
        <w:rPr>
          <w:ins w:id="520" w:author="Avi Turner" w:date="2018-12-10T19:55:00Z"/>
          <w:rFonts w:ascii="Times New Roman"/>
          <w:sz w:val="20"/>
          <w:szCs w:val="20"/>
        </w:rPr>
      </w:pPr>
      <w:ins w:id="521" w:author="Avi Turner" w:date="2018-12-10T19:53:00Z">
        <w:r w:rsidRPr="00F715BF">
          <w:rPr>
            <w:rFonts w:ascii="Times New Roman"/>
            <w:sz w:val="20"/>
            <w:szCs w:val="20"/>
            <w:rPrChange w:id="522" w:author="Avi Turner" w:date="2018-12-10T19:54:00Z">
              <w:rPr>
                <w:rFonts w:ascii="Times New Roman"/>
                <w:sz w:val="24"/>
                <w:szCs w:val="24"/>
              </w:rPr>
            </w:rPrChange>
          </w:rPr>
          <w:t>Gupta, A. K. (n.d.). Survey of Visual Question Answering: Datasets and Techniques.</w:t>
        </w:r>
      </w:ins>
    </w:p>
    <w:p w14:paraId="35D63122" w14:textId="7527C4BB" w:rsidR="00F715BF" w:rsidRDefault="00F715BF" w:rsidP="00F715BF">
      <w:pPr>
        <w:widowControl w:val="0"/>
        <w:autoSpaceDE w:val="0"/>
        <w:autoSpaceDN w:val="0"/>
        <w:bidi w:val="0"/>
        <w:adjustRightInd w:val="0"/>
        <w:spacing w:after="140" w:line="288" w:lineRule="auto"/>
        <w:ind w:left="480" w:hanging="480"/>
        <w:rPr>
          <w:ins w:id="523" w:author="Avi Turner" w:date="2018-12-10T19:55:00Z"/>
          <w:rFonts w:ascii="Times New Roman"/>
          <w:sz w:val="20"/>
          <w:szCs w:val="20"/>
        </w:rPr>
      </w:pPr>
    </w:p>
    <w:p w14:paraId="251A7342" w14:textId="77777777" w:rsidR="00F715BF" w:rsidRPr="00F715BF" w:rsidRDefault="00F715BF">
      <w:pPr>
        <w:bidi w:val="0"/>
        <w:rPr>
          <w:ins w:id="524" w:author="Avi Turner" w:date="2018-12-10T19:55:00Z"/>
          <w:rFonts w:ascii="David" w:hAnsi="David" w:cs="David"/>
          <w:sz w:val="20"/>
          <w:szCs w:val="20"/>
          <w:rtl/>
          <w:rPrChange w:id="525" w:author="Avi Turner" w:date="2018-12-10T19:56:00Z">
            <w:rPr>
              <w:ins w:id="526" w:author="Avi Turner" w:date="2018-12-10T19:55:00Z"/>
              <w:rFonts w:ascii="David" w:hAnsi="David" w:cs="David"/>
              <w:rtl/>
            </w:rPr>
          </w:rPrChange>
        </w:rPr>
        <w:pPrChange w:id="527" w:author="Avi Turner" w:date="2018-12-10T19:55:00Z">
          <w:pPr>
            <w:numPr>
              <w:numId w:val="22"/>
            </w:numPr>
            <w:tabs>
              <w:tab w:val="num" w:pos="720"/>
            </w:tabs>
            <w:ind w:left="720" w:hanging="360"/>
          </w:pPr>
        </w:pPrChange>
      </w:pPr>
      <w:ins w:id="528" w:author="Avi Turner" w:date="2018-12-10T19:55:00Z">
        <w:r w:rsidRPr="00F715BF">
          <w:rPr>
            <w:rFonts w:ascii="David" w:hAnsi="David" w:cs="David"/>
            <w:sz w:val="20"/>
            <w:szCs w:val="20"/>
            <w:rPrChange w:id="529" w:author="Avi Turner" w:date="2018-12-10T19:56:00Z">
              <w:rPr>
                <w:rFonts w:ascii="David" w:hAnsi="David" w:cs="David"/>
              </w:rPr>
            </w:rPrChange>
          </w:rPr>
          <w:t xml:space="preserve">Deep Learning and Visual Question Answering </w:t>
        </w:r>
      </w:ins>
    </w:p>
    <w:p w14:paraId="02C46E91" w14:textId="118C7D07" w:rsidR="00F715BF" w:rsidRPr="00F715BF" w:rsidRDefault="00F715BF" w:rsidP="00F715BF">
      <w:pPr>
        <w:ind w:firstLine="720"/>
        <w:rPr>
          <w:ins w:id="530" w:author="Avi Turner" w:date="2018-12-10T19:55:00Z"/>
          <w:rFonts w:ascii="David" w:hAnsi="David" w:cs="David"/>
          <w:sz w:val="20"/>
          <w:szCs w:val="20"/>
          <w:rtl/>
          <w:rPrChange w:id="531" w:author="Avi Turner" w:date="2018-12-10T19:56:00Z">
            <w:rPr>
              <w:ins w:id="532" w:author="Avi Turner" w:date="2018-12-10T19:55:00Z"/>
              <w:rFonts w:ascii="David" w:hAnsi="David" w:cs="David"/>
              <w:rtl/>
            </w:rPr>
          </w:rPrChange>
        </w:rPr>
      </w:pPr>
      <w:ins w:id="533" w:author="Avi Turner" w:date="2018-12-10T19:55:00Z">
        <w:r w:rsidRPr="00F715BF">
          <w:rPr>
            <w:rStyle w:val="Hyperlink"/>
            <w:rFonts w:ascii="David" w:hAnsi="David" w:cs="David"/>
            <w:sz w:val="20"/>
            <w:szCs w:val="20"/>
            <w:rPrChange w:id="534" w:author="Avi Turner" w:date="2018-12-10T19:56:00Z">
              <w:rPr>
                <w:rStyle w:val="Hyperlink"/>
                <w:rFonts w:ascii="David" w:hAnsi="David" w:cs="David"/>
              </w:rPr>
            </w:rPrChange>
          </w:rPr>
          <w:fldChar w:fldCharType="begin"/>
        </w:r>
        <w:r w:rsidRPr="00F715BF">
          <w:rPr>
            <w:rStyle w:val="Hyperlink"/>
            <w:rFonts w:ascii="David" w:hAnsi="David" w:cs="David"/>
            <w:sz w:val="20"/>
            <w:szCs w:val="20"/>
            <w:rPrChange w:id="535" w:author="Avi Turner" w:date="2018-12-10T19:56:00Z">
              <w:rPr>
                <w:rStyle w:val="Hyperlink"/>
                <w:rFonts w:ascii="David" w:hAnsi="David" w:cs="David"/>
              </w:rPr>
            </w:rPrChange>
          </w:rPr>
          <w:instrText xml:space="preserve"> HYPERLINK "https://towardsdatascience.com/deep-learning-and-visual-question-answering-c8c8093941bc" </w:instrText>
        </w:r>
        <w:r w:rsidRPr="00F715BF">
          <w:rPr>
            <w:rStyle w:val="Hyperlink"/>
            <w:rFonts w:ascii="David" w:hAnsi="David" w:cs="David"/>
            <w:sz w:val="20"/>
            <w:szCs w:val="20"/>
            <w:rPrChange w:id="536" w:author="Avi Turner" w:date="2018-12-10T19:56:00Z">
              <w:rPr>
                <w:rStyle w:val="Hyperlink"/>
                <w:rFonts w:ascii="David" w:hAnsi="David" w:cs="David"/>
              </w:rPr>
            </w:rPrChange>
          </w:rPr>
          <w:fldChar w:fldCharType="separate"/>
        </w:r>
        <w:r w:rsidRPr="00F715BF">
          <w:rPr>
            <w:rStyle w:val="Hyperlink"/>
            <w:rFonts w:ascii="David" w:hAnsi="David" w:cs="David"/>
            <w:sz w:val="20"/>
            <w:szCs w:val="20"/>
            <w:rPrChange w:id="537" w:author="Avi Turner" w:date="2018-12-10T19:56:00Z">
              <w:rPr>
                <w:rStyle w:val="Hyperlink"/>
                <w:rFonts w:ascii="David" w:hAnsi="David" w:cs="David"/>
              </w:rPr>
            </w:rPrChange>
          </w:rPr>
          <w:t>https://towardsdatascience.com/deep-learning-and-visual-question-answering-c8c8093941bc</w:t>
        </w:r>
        <w:r w:rsidRPr="00F715BF">
          <w:rPr>
            <w:rStyle w:val="Hyperlink"/>
            <w:rFonts w:ascii="David" w:hAnsi="David" w:cs="David"/>
            <w:sz w:val="20"/>
            <w:szCs w:val="20"/>
            <w:rPrChange w:id="538" w:author="Avi Turner" w:date="2018-12-10T19:56:00Z">
              <w:rPr>
                <w:rStyle w:val="Hyperlink"/>
                <w:rFonts w:ascii="David" w:hAnsi="David" w:cs="David"/>
              </w:rPr>
            </w:rPrChange>
          </w:rPr>
          <w:fldChar w:fldCharType="end"/>
        </w:r>
        <w:r w:rsidRPr="00F715BF">
          <w:rPr>
            <w:rFonts w:ascii="David" w:hAnsi="David" w:cs="David"/>
            <w:sz w:val="20"/>
            <w:szCs w:val="20"/>
            <w:rPrChange w:id="539" w:author="Avi Turner" w:date="2018-12-10T19:56:00Z">
              <w:rPr>
                <w:rFonts w:ascii="David" w:hAnsi="David" w:cs="David"/>
              </w:rPr>
            </w:rPrChange>
          </w:rPr>
          <w:t xml:space="preserve"> </w:t>
        </w:r>
      </w:ins>
    </w:p>
    <w:p w14:paraId="3B62DF27" w14:textId="77777777" w:rsidR="00F715BF" w:rsidRPr="00F715BF" w:rsidRDefault="00F715BF">
      <w:pPr>
        <w:bidi w:val="0"/>
        <w:rPr>
          <w:ins w:id="540" w:author="Avi Turner" w:date="2018-12-10T19:56:00Z"/>
          <w:rFonts w:ascii="David" w:hAnsi="David" w:cs="David"/>
          <w:sz w:val="20"/>
          <w:szCs w:val="20"/>
          <w:rtl/>
          <w:rPrChange w:id="541" w:author="Avi Turner" w:date="2018-12-10T19:56:00Z">
            <w:rPr>
              <w:ins w:id="542" w:author="Avi Turner" w:date="2018-12-10T19:56:00Z"/>
              <w:rFonts w:ascii="David" w:hAnsi="David" w:cs="David"/>
              <w:rtl/>
            </w:rPr>
          </w:rPrChange>
        </w:rPr>
        <w:pPrChange w:id="543" w:author="Avi Turner" w:date="2018-12-10T19:56:00Z">
          <w:pPr>
            <w:numPr>
              <w:numId w:val="22"/>
            </w:numPr>
            <w:tabs>
              <w:tab w:val="num" w:pos="720"/>
            </w:tabs>
            <w:ind w:left="720" w:hanging="360"/>
          </w:pPr>
        </w:pPrChange>
      </w:pPr>
      <w:ins w:id="544" w:author="Avi Turner" w:date="2018-12-10T19:56:00Z">
        <w:r w:rsidRPr="00F715BF">
          <w:rPr>
            <w:rFonts w:ascii="David" w:hAnsi="David" w:cs="David"/>
            <w:sz w:val="20"/>
            <w:szCs w:val="20"/>
            <w:rPrChange w:id="545" w:author="Avi Turner" w:date="2018-12-10T19:56:00Z">
              <w:rPr>
                <w:rFonts w:ascii="David" w:hAnsi="David" w:cs="David"/>
              </w:rPr>
            </w:rPrChange>
          </w:rPr>
          <w:t xml:space="preserve">Deep Learning for Visual Question Answering </w:t>
        </w:r>
      </w:ins>
    </w:p>
    <w:p w14:paraId="5B17BC20" w14:textId="77777777" w:rsidR="00F715BF" w:rsidRPr="00F715BF" w:rsidRDefault="00F715BF">
      <w:pPr>
        <w:bidi w:val="0"/>
        <w:ind w:firstLine="720"/>
        <w:rPr>
          <w:ins w:id="546" w:author="Avi Turner" w:date="2018-12-10T19:56:00Z"/>
          <w:rFonts w:ascii="David" w:hAnsi="David" w:cs="David"/>
          <w:sz w:val="20"/>
          <w:szCs w:val="20"/>
          <w:rtl/>
          <w:rPrChange w:id="547" w:author="Avi Turner" w:date="2018-12-10T19:56:00Z">
            <w:rPr>
              <w:ins w:id="548" w:author="Avi Turner" w:date="2018-12-10T19:56:00Z"/>
              <w:rFonts w:ascii="David" w:hAnsi="David" w:cs="David"/>
              <w:rtl/>
            </w:rPr>
          </w:rPrChange>
        </w:rPr>
        <w:pPrChange w:id="549" w:author="Avi Turner" w:date="2018-12-10T19:56:00Z">
          <w:pPr>
            <w:ind w:firstLine="720"/>
          </w:pPr>
        </w:pPrChange>
      </w:pPr>
      <w:ins w:id="550" w:author="Avi Turner" w:date="2018-12-10T19:56:00Z">
        <w:r w:rsidRPr="00F715BF">
          <w:rPr>
            <w:rStyle w:val="Hyperlink"/>
            <w:rFonts w:ascii="David" w:hAnsi="David" w:cs="David"/>
            <w:sz w:val="20"/>
            <w:szCs w:val="20"/>
            <w:rPrChange w:id="551" w:author="Avi Turner" w:date="2018-12-10T19:56:00Z">
              <w:rPr>
                <w:rStyle w:val="Hyperlink"/>
                <w:rFonts w:ascii="David" w:hAnsi="David" w:cs="David"/>
              </w:rPr>
            </w:rPrChange>
          </w:rPr>
          <w:fldChar w:fldCharType="begin"/>
        </w:r>
        <w:r w:rsidRPr="00F715BF">
          <w:rPr>
            <w:rStyle w:val="Hyperlink"/>
            <w:rFonts w:ascii="David" w:hAnsi="David" w:cs="David"/>
            <w:sz w:val="20"/>
            <w:szCs w:val="20"/>
            <w:rPrChange w:id="552" w:author="Avi Turner" w:date="2018-12-10T19:56:00Z">
              <w:rPr>
                <w:rStyle w:val="Hyperlink"/>
                <w:rFonts w:ascii="David" w:hAnsi="David" w:cs="David"/>
              </w:rPr>
            </w:rPrChange>
          </w:rPr>
          <w:instrText xml:space="preserve"> HYPERLINK "https://avisingh599.github.io/deeplearning/visual-qa/" </w:instrText>
        </w:r>
        <w:r w:rsidRPr="00F715BF">
          <w:rPr>
            <w:rStyle w:val="Hyperlink"/>
            <w:rFonts w:ascii="David" w:hAnsi="David" w:cs="David"/>
            <w:sz w:val="20"/>
            <w:szCs w:val="20"/>
            <w:rPrChange w:id="553" w:author="Avi Turner" w:date="2018-12-10T19:56:00Z">
              <w:rPr>
                <w:rStyle w:val="Hyperlink"/>
                <w:rFonts w:ascii="David" w:hAnsi="David" w:cs="David"/>
              </w:rPr>
            </w:rPrChange>
          </w:rPr>
          <w:fldChar w:fldCharType="separate"/>
        </w:r>
        <w:r w:rsidRPr="00F715BF">
          <w:rPr>
            <w:rStyle w:val="Hyperlink"/>
            <w:rFonts w:ascii="David" w:hAnsi="David" w:cs="David"/>
            <w:sz w:val="20"/>
            <w:szCs w:val="20"/>
            <w:rPrChange w:id="554" w:author="Avi Turner" w:date="2018-12-10T19:56:00Z">
              <w:rPr>
                <w:rStyle w:val="Hyperlink"/>
                <w:rFonts w:ascii="David" w:hAnsi="David" w:cs="David"/>
              </w:rPr>
            </w:rPrChange>
          </w:rPr>
          <w:t>https://avisingh599.github.io/deeplearning/visual-qa/</w:t>
        </w:r>
        <w:r w:rsidRPr="00F715BF">
          <w:rPr>
            <w:rStyle w:val="Hyperlink"/>
            <w:rFonts w:ascii="David" w:hAnsi="David" w:cs="David"/>
            <w:sz w:val="20"/>
            <w:szCs w:val="20"/>
            <w:rPrChange w:id="555" w:author="Avi Turner" w:date="2018-12-10T19:56:00Z">
              <w:rPr>
                <w:rStyle w:val="Hyperlink"/>
                <w:rFonts w:ascii="David" w:hAnsi="David" w:cs="David"/>
              </w:rPr>
            </w:rPrChange>
          </w:rPr>
          <w:fldChar w:fldCharType="end"/>
        </w:r>
        <w:r w:rsidRPr="00F715BF">
          <w:rPr>
            <w:rFonts w:ascii="David" w:hAnsi="David" w:cs="David"/>
            <w:sz w:val="20"/>
            <w:szCs w:val="20"/>
            <w:rPrChange w:id="556" w:author="Avi Turner" w:date="2018-12-10T19:56:00Z">
              <w:rPr>
                <w:rFonts w:ascii="David" w:hAnsi="David" w:cs="David"/>
              </w:rPr>
            </w:rPrChange>
          </w:rPr>
          <w:t xml:space="preserve"> </w:t>
        </w:r>
      </w:ins>
    </w:p>
    <w:p w14:paraId="3898F31D" w14:textId="77777777" w:rsidR="00F715BF" w:rsidRPr="00F715BF" w:rsidRDefault="00F715BF" w:rsidP="00F715BF">
      <w:pPr>
        <w:rPr>
          <w:ins w:id="557" w:author="Avi Turner" w:date="2018-12-10T19:56:00Z"/>
          <w:sz w:val="20"/>
          <w:szCs w:val="20"/>
          <w:rtl/>
          <w:rPrChange w:id="558" w:author="Avi Turner" w:date="2018-12-10T19:56:00Z">
            <w:rPr>
              <w:ins w:id="559" w:author="Avi Turner" w:date="2018-12-10T19:56:00Z"/>
              <w:rtl/>
            </w:rPr>
          </w:rPrChange>
        </w:rPr>
      </w:pPr>
    </w:p>
    <w:p w14:paraId="55A523FF" w14:textId="77777777" w:rsidR="00F715BF" w:rsidRDefault="00F715BF">
      <w:pPr>
        <w:bidi w:val="0"/>
        <w:ind w:firstLine="720"/>
        <w:rPr>
          <w:ins w:id="560" w:author="Avi Turner" w:date="2018-12-10T19:55:00Z"/>
          <w:rFonts w:ascii="David" w:hAnsi="David" w:cs="David"/>
        </w:rPr>
        <w:pPrChange w:id="561" w:author="Avi Turner" w:date="2018-12-10T19:56:00Z">
          <w:pPr>
            <w:ind w:firstLine="720"/>
          </w:pPr>
        </w:pPrChange>
      </w:pPr>
    </w:p>
    <w:p w14:paraId="24EF84EE" w14:textId="53E7C8E1" w:rsidR="00F715BF" w:rsidRPr="00F715BF" w:rsidDel="00F715BF" w:rsidRDefault="00F715BF">
      <w:pPr>
        <w:ind w:firstLine="720"/>
        <w:rPr>
          <w:del w:id="562" w:author="Avi Turner" w:date="2018-12-10T19:53:00Z"/>
          <w:moveTo w:id="563" w:author="Avi Turner" w:date="2018-12-10T19:50:00Z"/>
          <w:rFonts w:ascii="Times New Roman"/>
          <w:sz w:val="24"/>
          <w:szCs w:val="24"/>
        </w:rPr>
        <w:pPrChange w:id="564" w:author="Avi Turner" w:date="2018-12-10T19:56:00Z">
          <w:pPr>
            <w:widowControl w:val="0"/>
            <w:autoSpaceDE w:val="0"/>
            <w:autoSpaceDN w:val="0"/>
            <w:bidi w:val="0"/>
            <w:adjustRightInd w:val="0"/>
            <w:spacing w:after="140" w:line="288" w:lineRule="auto"/>
            <w:ind w:left="480" w:hanging="480"/>
          </w:pPr>
        </w:pPrChange>
      </w:pPr>
    </w:p>
    <w:moveToRangeEnd w:id="492"/>
    <w:p w14:paraId="5DC9C9C1" w14:textId="08A1BB4A" w:rsidR="00116F48" w:rsidRPr="00116F48" w:rsidDel="00C77E3D" w:rsidRDefault="00116F48">
      <w:pPr>
        <w:ind w:firstLine="720"/>
        <w:rPr>
          <w:del w:id="565" w:author="Avi Turner" w:date="2018-12-10T19:45:00Z"/>
          <w:rtl/>
          <w:rPrChange w:id="566" w:author="shpanier" w:date="2018-12-10T06:06:00Z">
            <w:rPr>
              <w:del w:id="567" w:author="Avi Turner" w:date="2018-12-10T19:45:00Z"/>
              <w:rFonts w:ascii="David" w:hAnsi="David" w:cs="David"/>
              <w:rtl/>
            </w:rPr>
          </w:rPrChange>
        </w:rPr>
        <w:pPrChange w:id="568" w:author="Avi Turner" w:date="2018-12-10T19:56:00Z">
          <w:pPr>
            <w:pStyle w:val="Heading1"/>
          </w:pPr>
        </w:pPrChange>
      </w:pPr>
    </w:p>
    <w:p w14:paraId="337FB681" w14:textId="577C38C1" w:rsidR="00C9679B" w:rsidRPr="00C60D93" w:rsidDel="00C77E3D" w:rsidRDefault="00C9679B">
      <w:pPr>
        <w:ind w:firstLine="720"/>
        <w:rPr>
          <w:del w:id="569" w:author="Avi Turner" w:date="2018-12-10T19:45:00Z"/>
          <w:rFonts w:ascii="David" w:hAnsi="David" w:cs="David"/>
        </w:rPr>
        <w:pPrChange w:id="570" w:author="Avi Turner" w:date="2018-12-10T19:56:00Z">
          <w:pPr>
            <w:numPr>
              <w:numId w:val="22"/>
            </w:numPr>
            <w:tabs>
              <w:tab w:val="num" w:pos="720"/>
            </w:tabs>
            <w:ind w:left="720" w:hanging="360"/>
          </w:pPr>
        </w:pPrChange>
      </w:pPr>
      <w:del w:id="571" w:author="Avi Turner" w:date="2018-12-10T19:45:00Z">
        <w:r w:rsidRPr="00C60D93" w:rsidDel="00C77E3D">
          <w:rPr>
            <w:rFonts w:ascii="David" w:hAnsi="David" w:cs="David"/>
          </w:rPr>
          <w:delText>Visual Question Answering [VQA] networks</w:delText>
        </w:r>
      </w:del>
    </w:p>
    <w:p w14:paraId="45894A01" w14:textId="5CEE8F1E" w:rsidR="00C9679B" w:rsidRPr="00C60D93" w:rsidDel="00C77E3D" w:rsidRDefault="00C9679B">
      <w:pPr>
        <w:ind w:firstLine="720"/>
        <w:rPr>
          <w:del w:id="572" w:author="Avi Turner" w:date="2018-12-10T19:45:00Z"/>
          <w:rFonts w:ascii="David" w:hAnsi="David" w:cs="David"/>
          <w:rtl/>
        </w:rPr>
        <w:pPrChange w:id="573" w:author="Avi Turner" w:date="2018-12-10T19:56:00Z">
          <w:pPr>
            <w:ind w:firstLine="720"/>
          </w:pPr>
        </w:pPrChange>
      </w:pPr>
      <w:del w:id="574" w:author="Avi Turner" w:date="2018-12-10T19:45:00Z">
        <w:r w:rsidRPr="00C60D93" w:rsidDel="00C77E3D">
          <w:rPr>
            <w:rFonts w:ascii="David" w:hAnsi="David" w:cs="David"/>
          </w:rPr>
          <w:delText>By Assaf Spanier</w:delText>
        </w:r>
      </w:del>
    </w:p>
    <w:p w14:paraId="3EE8EBB8" w14:textId="3E2C2FA9" w:rsidR="00C9679B" w:rsidRPr="00C60D93" w:rsidDel="00C77E3D" w:rsidRDefault="009000E4">
      <w:pPr>
        <w:ind w:firstLine="720"/>
        <w:rPr>
          <w:del w:id="575" w:author="Avi Turner" w:date="2018-12-10T19:45:00Z"/>
          <w:rFonts w:ascii="David" w:hAnsi="David" w:cs="David"/>
          <w:rtl/>
        </w:rPr>
        <w:pPrChange w:id="576" w:author="Avi Turner" w:date="2018-12-10T19:56:00Z">
          <w:pPr>
            <w:ind w:firstLine="720"/>
          </w:pPr>
        </w:pPrChange>
      </w:pPr>
      <w:del w:id="577" w:author="Avi Turner" w:date="2018-12-10T19:45:00Z">
        <w:r w:rsidDel="00C77E3D">
          <w:rPr>
            <w:rStyle w:val="Hyperlink"/>
            <w:rFonts w:ascii="David" w:hAnsi="David" w:cs="David"/>
          </w:rPr>
          <w:fldChar w:fldCharType="begin"/>
        </w:r>
        <w:r w:rsidDel="00C77E3D">
          <w:rPr>
            <w:rStyle w:val="Hyperlink"/>
            <w:rFonts w:ascii="David" w:hAnsi="David" w:cs="David"/>
          </w:rPr>
          <w:delInstrText xml:space="preserve"> HYPERLINK "https://www.rsipvision.com/ComputerVisionNews-2018January/16/" </w:delInstrText>
        </w:r>
        <w:r w:rsidDel="00C77E3D">
          <w:rPr>
            <w:rStyle w:val="Hyperlink"/>
            <w:rFonts w:ascii="David" w:hAnsi="David" w:cs="David"/>
          </w:rPr>
          <w:fldChar w:fldCharType="separate"/>
        </w:r>
        <w:r w:rsidR="00C9679B" w:rsidRPr="00C60D93" w:rsidDel="00C77E3D">
          <w:rPr>
            <w:rStyle w:val="Hyperlink"/>
            <w:rFonts w:ascii="David" w:hAnsi="David" w:cs="David"/>
          </w:rPr>
          <w:delText>https://www.rsipvision.com/ComputerVisionNews-2018January/16/</w:delText>
        </w:r>
        <w:r w:rsidDel="00C77E3D">
          <w:rPr>
            <w:rStyle w:val="Hyperlink"/>
            <w:rFonts w:ascii="David" w:hAnsi="David" w:cs="David"/>
          </w:rPr>
          <w:fldChar w:fldCharType="end"/>
        </w:r>
      </w:del>
    </w:p>
    <w:p w14:paraId="08A7C624" w14:textId="1FCFF475" w:rsidR="00C9679B" w:rsidRPr="00C60D93" w:rsidDel="00C77E3D" w:rsidRDefault="00C9679B">
      <w:pPr>
        <w:ind w:firstLine="720"/>
        <w:rPr>
          <w:del w:id="578" w:author="Avi Turner" w:date="2018-12-10T19:45:00Z"/>
          <w:rFonts w:ascii="David" w:hAnsi="David" w:cs="David"/>
          <w:rtl/>
        </w:rPr>
        <w:pPrChange w:id="579" w:author="Avi Turner" w:date="2018-12-10T19:56:00Z">
          <w:pPr>
            <w:numPr>
              <w:numId w:val="22"/>
            </w:numPr>
            <w:tabs>
              <w:tab w:val="num" w:pos="720"/>
            </w:tabs>
            <w:ind w:left="720" w:hanging="360"/>
          </w:pPr>
        </w:pPrChange>
      </w:pPr>
      <w:del w:id="580" w:author="Avi Turner" w:date="2018-12-10T19:45:00Z">
        <w:r w:rsidRPr="00C60D93" w:rsidDel="00C77E3D">
          <w:rPr>
            <w:rFonts w:ascii="David" w:hAnsi="David" w:cs="David"/>
          </w:rPr>
          <w:delText xml:space="preserve">Overview of ImageCLEF 2018 Medical Domain Visual Question Answering Task </w:delText>
        </w:r>
      </w:del>
    </w:p>
    <w:p w14:paraId="276913D1" w14:textId="59C60FFA" w:rsidR="00C9679B" w:rsidRPr="00C60D93" w:rsidDel="00C77E3D" w:rsidRDefault="009000E4">
      <w:pPr>
        <w:ind w:firstLine="720"/>
        <w:rPr>
          <w:del w:id="581" w:author="Avi Turner" w:date="2018-12-10T19:45:00Z"/>
          <w:rFonts w:ascii="David" w:hAnsi="David" w:cs="David"/>
          <w:rtl/>
        </w:rPr>
        <w:pPrChange w:id="582" w:author="Avi Turner" w:date="2018-12-10T19:56:00Z">
          <w:pPr>
            <w:ind w:firstLine="720"/>
          </w:pPr>
        </w:pPrChange>
      </w:pPr>
      <w:del w:id="583" w:author="Avi Turner" w:date="2018-12-10T19:45:00Z">
        <w:r w:rsidDel="00C77E3D">
          <w:rPr>
            <w:rStyle w:val="Hyperlink"/>
            <w:rFonts w:ascii="David" w:hAnsi="David" w:cs="David"/>
          </w:rPr>
          <w:fldChar w:fldCharType="begin"/>
        </w:r>
        <w:r w:rsidDel="00C77E3D">
          <w:rPr>
            <w:rStyle w:val="Hyperlink"/>
            <w:rFonts w:ascii="David" w:hAnsi="David" w:cs="David"/>
          </w:rPr>
          <w:delInstrText xml:space="preserve"> HYPERLINK "http://ceur-ws.org/Vol-2125/paper_212.pdf" </w:delInstrText>
        </w:r>
        <w:r w:rsidDel="00C77E3D">
          <w:rPr>
            <w:rStyle w:val="Hyperlink"/>
            <w:rFonts w:ascii="David" w:hAnsi="David" w:cs="David"/>
          </w:rPr>
          <w:fldChar w:fldCharType="separate"/>
        </w:r>
        <w:r w:rsidR="00C9679B" w:rsidRPr="00C60D93" w:rsidDel="00C77E3D">
          <w:rPr>
            <w:rStyle w:val="Hyperlink"/>
            <w:rFonts w:ascii="David" w:hAnsi="David" w:cs="David"/>
          </w:rPr>
          <w:delText>http://ceur-ws.org/Vol-2125/paper_212.pdf</w:delText>
        </w:r>
        <w:r w:rsidDel="00C77E3D">
          <w:rPr>
            <w:rStyle w:val="Hyperlink"/>
            <w:rFonts w:ascii="David" w:hAnsi="David" w:cs="David"/>
          </w:rPr>
          <w:fldChar w:fldCharType="end"/>
        </w:r>
        <w:r w:rsidR="00C9679B" w:rsidRPr="00C60D93" w:rsidDel="00C77E3D">
          <w:rPr>
            <w:rFonts w:ascii="David" w:hAnsi="David" w:cs="David"/>
          </w:rPr>
          <w:delText xml:space="preserve"> </w:delText>
        </w:r>
        <w:r w:rsidR="00C9679B" w:rsidRPr="00C60D93" w:rsidDel="00C77E3D">
          <w:rPr>
            <w:rFonts w:ascii="David" w:hAnsi="David" w:cs="David"/>
          </w:rPr>
          <w:tab/>
        </w:r>
        <w:r w:rsidR="00C9679B" w:rsidRPr="00C60D93" w:rsidDel="00C77E3D">
          <w:rPr>
            <w:rFonts w:ascii="David" w:hAnsi="David" w:cs="David"/>
          </w:rPr>
          <w:tab/>
        </w:r>
      </w:del>
    </w:p>
    <w:p w14:paraId="052A105F" w14:textId="5F71078F" w:rsidR="00C9679B" w:rsidRPr="00C60D93" w:rsidDel="00C77E3D" w:rsidRDefault="00C9679B">
      <w:pPr>
        <w:ind w:firstLine="720"/>
        <w:rPr>
          <w:del w:id="584" w:author="Avi Turner" w:date="2018-12-10T19:45:00Z"/>
          <w:rFonts w:ascii="David" w:hAnsi="David" w:cs="David"/>
          <w:rtl/>
        </w:rPr>
        <w:pPrChange w:id="585" w:author="Avi Turner" w:date="2018-12-10T19:56:00Z">
          <w:pPr>
            <w:numPr>
              <w:numId w:val="22"/>
            </w:numPr>
            <w:tabs>
              <w:tab w:val="num" w:pos="720"/>
            </w:tabs>
            <w:ind w:left="720" w:hanging="360"/>
          </w:pPr>
        </w:pPrChange>
      </w:pPr>
      <w:del w:id="586" w:author="Avi Turner" w:date="2018-12-10T19:45:00Z">
        <w:r w:rsidRPr="00C60D93" w:rsidDel="00C77E3D">
          <w:rPr>
            <w:rFonts w:ascii="David" w:hAnsi="David" w:cs="David"/>
          </w:rPr>
          <w:delText>Tips and Tricks for Visual Question Answering</w:delText>
        </w:r>
      </w:del>
    </w:p>
    <w:p w14:paraId="39C2BF04" w14:textId="05AC3EF5" w:rsidR="00C9679B" w:rsidRPr="00C60D93" w:rsidDel="00C77E3D" w:rsidRDefault="009000E4">
      <w:pPr>
        <w:ind w:firstLine="720"/>
        <w:rPr>
          <w:del w:id="587" w:author="Avi Turner" w:date="2018-12-10T19:45:00Z"/>
          <w:rFonts w:ascii="David" w:hAnsi="David" w:cs="David"/>
          <w:rtl/>
        </w:rPr>
        <w:pPrChange w:id="588" w:author="Avi Turner" w:date="2018-12-10T19:56:00Z">
          <w:pPr>
            <w:ind w:firstLine="720"/>
          </w:pPr>
        </w:pPrChange>
      </w:pPr>
      <w:del w:id="589" w:author="Avi Turner" w:date="2018-12-10T19:45:00Z">
        <w:r w:rsidDel="00C77E3D">
          <w:rPr>
            <w:rStyle w:val="Hyperlink"/>
            <w:rFonts w:ascii="David" w:hAnsi="David" w:cs="David"/>
          </w:rPr>
          <w:fldChar w:fldCharType="begin"/>
        </w:r>
        <w:r w:rsidDel="00C77E3D">
          <w:rPr>
            <w:rStyle w:val="Hyperlink"/>
            <w:rFonts w:ascii="David" w:hAnsi="David" w:cs="David"/>
          </w:rPr>
          <w:delInstrText xml:space="preserve"> HYPERLINK "https://arxiv.org/pdf/1708.02711.pdf" </w:delInstrText>
        </w:r>
        <w:r w:rsidDel="00C77E3D">
          <w:rPr>
            <w:rStyle w:val="Hyperlink"/>
            <w:rFonts w:ascii="David" w:hAnsi="David" w:cs="David"/>
          </w:rPr>
          <w:fldChar w:fldCharType="separate"/>
        </w:r>
        <w:r w:rsidR="00C9679B" w:rsidRPr="00C60D93" w:rsidDel="00C77E3D">
          <w:rPr>
            <w:rStyle w:val="Hyperlink"/>
            <w:rFonts w:ascii="David" w:hAnsi="David" w:cs="David"/>
          </w:rPr>
          <w:delText>https://arxiv.org/pdf/1708.02711.pdf</w:delText>
        </w:r>
        <w:r w:rsidDel="00C77E3D">
          <w:rPr>
            <w:rStyle w:val="Hyperlink"/>
            <w:rFonts w:ascii="David" w:hAnsi="David" w:cs="David"/>
          </w:rPr>
          <w:fldChar w:fldCharType="end"/>
        </w:r>
        <w:r w:rsidR="00C9679B" w:rsidRPr="00C60D93" w:rsidDel="00C77E3D">
          <w:rPr>
            <w:rFonts w:ascii="David" w:hAnsi="David" w:cs="David"/>
          </w:rPr>
          <w:delText xml:space="preserve"> </w:delText>
        </w:r>
      </w:del>
    </w:p>
    <w:p w14:paraId="7F26C042" w14:textId="3221ECBC" w:rsidR="00C9679B" w:rsidRPr="00C60D93" w:rsidDel="00C77E3D" w:rsidRDefault="00C9679B">
      <w:pPr>
        <w:ind w:firstLine="720"/>
        <w:rPr>
          <w:del w:id="590" w:author="Avi Turner" w:date="2018-12-10T19:45:00Z"/>
          <w:rFonts w:ascii="David" w:hAnsi="David" w:cs="David"/>
          <w:rtl/>
        </w:rPr>
        <w:pPrChange w:id="591" w:author="Avi Turner" w:date="2018-12-10T19:56:00Z">
          <w:pPr>
            <w:numPr>
              <w:numId w:val="22"/>
            </w:numPr>
            <w:tabs>
              <w:tab w:val="num" w:pos="720"/>
            </w:tabs>
            <w:ind w:left="720" w:hanging="360"/>
          </w:pPr>
        </w:pPrChange>
      </w:pPr>
      <w:del w:id="592" w:author="Avi Turner" w:date="2018-12-10T19:45:00Z">
        <w:r w:rsidRPr="00C60D93" w:rsidDel="00C77E3D">
          <w:rPr>
            <w:rFonts w:ascii="David" w:hAnsi="David" w:cs="David"/>
          </w:rPr>
          <w:delText xml:space="preserve">Survey of Visual Question Answering: Datasets and Techniques </w:delText>
        </w:r>
      </w:del>
    </w:p>
    <w:p w14:paraId="0CAAB2F1" w14:textId="01CCEC20" w:rsidR="00C9679B" w:rsidRPr="00C60D93" w:rsidDel="00C77E3D" w:rsidRDefault="009000E4">
      <w:pPr>
        <w:ind w:firstLine="720"/>
        <w:rPr>
          <w:del w:id="593" w:author="Avi Turner" w:date="2018-12-10T19:45:00Z"/>
          <w:rFonts w:ascii="David" w:hAnsi="David" w:cs="David"/>
          <w:rtl/>
        </w:rPr>
        <w:pPrChange w:id="594" w:author="Avi Turner" w:date="2018-12-10T19:56:00Z">
          <w:pPr>
            <w:ind w:firstLine="720"/>
          </w:pPr>
        </w:pPrChange>
      </w:pPr>
      <w:del w:id="595" w:author="Avi Turner" w:date="2018-12-10T19:45:00Z">
        <w:r w:rsidDel="00C77E3D">
          <w:rPr>
            <w:rStyle w:val="Hyperlink"/>
            <w:rFonts w:ascii="David" w:hAnsi="David" w:cs="David"/>
          </w:rPr>
          <w:fldChar w:fldCharType="begin"/>
        </w:r>
        <w:r w:rsidDel="00C77E3D">
          <w:rPr>
            <w:rStyle w:val="Hyperlink"/>
            <w:rFonts w:ascii="David" w:hAnsi="David" w:cs="David"/>
          </w:rPr>
          <w:delInstrText xml:space="preserve"> HYPERLINK "https://arxiv.org/pdf/1705.03865.pdf" </w:delInstrText>
        </w:r>
        <w:r w:rsidDel="00C77E3D">
          <w:rPr>
            <w:rStyle w:val="Hyperlink"/>
            <w:rFonts w:ascii="David" w:hAnsi="David" w:cs="David"/>
          </w:rPr>
          <w:fldChar w:fldCharType="separate"/>
        </w:r>
        <w:r w:rsidR="00C9679B" w:rsidRPr="00C60D93" w:rsidDel="00C77E3D">
          <w:rPr>
            <w:rStyle w:val="Hyperlink"/>
            <w:rFonts w:ascii="David" w:hAnsi="David" w:cs="David"/>
          </w:rPr>
          <w:delText>https://arxiv.org/pdf/1705.03865.pdf</w:delText>
        </w:r>
        <w:r w:rsidDel="00C77E3D">
          <w:rPr>
            <w:rStyle w:val="Hyperlink"/>
            <w:rFonts w:ascii="David" w:hAnsi="David" w:cs="David"/>
          </w:rPr>
          <w:fldChar w:fldCharType="end"/>
        </w:r>
        <w:r w:rsidR="00C9679B" w:rsidRPr="00C60D93" w:rsidDel="00C77E3D">
          <w:rPr>
            <w:rFonts w:ascii="David" w:hAnsi="David" w:cs="David"/>
          </w:rPr>
          <w:delText xml:space="preserve"> </w:delText>
        </w:r>
      </w:del>
    </w:p>
    <w:p w14:paraId="0B9F90E9" w14:textId="4E424A55" w:rsidR="00C9679B" w:rsidRPr="00C60D93" w:rsidDel="00C77E3D" w:rsidRDefault="00C9679B">
      <w:pPr>
        <w:ind w:firstLine="720"/>
        <w:rPr>
          <w:del w:id="596" w:author="Avi Turner" w:date="2018-12-10T19:45:00Z"/>
          <w:rFonts w:ascii="David" w:hAnsi="David" w:cs="David"/>
          <w:rtl/>
        </w:rPr>
        <w:pPrChange w:id="597" w:author="Avi Turner" w:date="2018-12-10T19:56:00Z">
          <w:pPr>
            <w:numPr>
              <w:numId w:val="22"/>
            </w:numPr>
            <w:tabs>
              <w:tab w:val="num" w:pos="720"/>
            </w:tabs>
            <w:ind w:left="720" w:hanging="360"/>
          </w:pPr>
        </w:pPrChange>
      </w:pPr>
      <w:del w:id="598" w:author="Avi Turner" w:date="2018-12-10T19:45:00Z">
        <w:r w:rsidRPr="00C60D93" w:rsidDel="00C77E3D">
          <w:rPr>
            <w:rFonts w:ascii="David" w:hAnsi="David" w:cs="David"/>
          </w:rPr>
          <w:delText xml:space="preserve">Making the V in VQA Matter  </w:delText>
        </w:r>
      </w:del>
    </w:p>
    <w:p w14:paraId="0386E775" w14:textId="32C9F7E1" w:rsidR="00C9679B" w:rsidRPr="00C60D93" w:rsidDel="00C77E3D" w:rsidRDefault="009000E4">
      <w:pPr>
        <w:ind w:firstLine="720"/>
        <w:rPr>
          <w:del w:id="599" w:author="Avi Turner" w:date="2018-12-10T19:45:00Z"/>
          <w:rFonts w:ascii="David" w:hAnsi="David" w:cs="David"/>
          <w:rtl/>
        </w:rPr>
        <w:pPrChange w:id="600" w:author="Avi Turner" w:date="2018-12-10T19:56:00Z">
          <w:pPr>
            <w:ind w:firstLine="720"/>
          </w:pPr>
        </w:pPrChange>
      </w:pPr>
      <w:del w:id="601" w:author="Avi Turner" w:date="2018-12-10T19:45:00Z">
        <w:r w:rsidDel="00C77E3D">
          <w:rPr>
            <w:rStyle w:val="Hyperlink"/>
            <w:rFonts w:ascii="David" w:hAnsi="David" w:cs="David"/>
          </w:rPr>
          <w:fldChar w:fldCharType="begin"/>
        </w:r>
        <w:r w:rsidDel="00C77E3D">
          <w:rPr>
            <w:rStyle w:val="Hyperlink"/>
            <w:rFonts w:ascii="David" w:hAnsi="David" w:cs="David"/>
          </w:rPr>
          <w:delInstrText xml:space="preserve"> HYPERLINK "https://arxiv.org/pdf/1612.00837.pdf%20" </w:delInstrText>
        </w:r>
        <w:r w:rsidDel="00C77E3D">
          <w:rPr>
            <w:rStyle w:val="Hyperlink"/>
            <w:rFonts w:ascii="David" w:hAnsi="David" w:cs="David"/>
          </w:rPr>
          <w:fldChar w:fldCharType="separate"/>
        </w:r>
        <w:r w:rsidR="00C9679B" w:rsidRPr="00C60D93" w:rsidDel="00C77E3D">
          <w:rPr>
            <w:rStyle w:val="Hyperlink"/>
            <w:rFonts w:ascii="David" w:hAnsi="David" w:cs="David"/>
          </w:rPr>
          <w:delText xml:space="preserve">https://arxiv.org/pdf/1612.00837.pdf </w:delText>
        </w:r>
        <w:r w:rsidDel="00C77E3D">
          <w:rPr>
            <w:rStyle w:val="Hyperlink"/>
            <w:rFonts w:ascii="David" w:hAnsi="David" w:cs="David"/>
          </w:rPr>
          <w:fldChar w:fldCharType="end"/>
        </w:r>
      </w:del>
    </w:p>
    <w:p w14:paraId="696A1871" w14:textId="26CFBA7A" w:rsidR="00C9679B" w:rsidRPr="00C60D93" w:rsidDel="00C77E3D" w:rsidRDefault="00C9679B">
      <w:pPr>
        <w:ind w:firstLine="720"/>
        <w:rPr>
          <w:del w:id="602" w:author="Avi Turner" w:date="2018-12-10T19:45:00Z"/>
          <w:rFonts w:ascii="David" w:hAnsi="David" w:cs="David"/>
          <w:rtl/>
        </w:rPr>
        <w:pPrChange w:id="603" w:author="Avi Turner" w:date="2018-12-10T19:56:00Z">
          <w:pPr>
            <w:numPr>
              <w:numId w:val="22"/>
            </w:numPr>
            <w:tabs>
              <w:tab w:val="num" w:pos="720"/>
            </w:tabs>
            <w:ind w:left="720" w:hanging="360"/>
          </w:pPr>
        </w:pPrChange>
      </w:pPr>
      <w:del w:id="604" w:author="Avi Turner" w:date="2018-12-10T19:45:00Z">
        <w:r w:rsidRPr="00C60D93" w:rsidDel="00C77E3D">
          <w:rPr>
            <w:rFonts w:ascii="David" w:hAnsi="David" w:cs="David"/>
          </w:rPr>
          <w:delText>Yin and Yang: Balancing and Answering Binary Visual Questions</w:delText>
        </w:r>
      </w:del>
    </w:p>
    <w:p w14:paraId="263895F2" w14:textId="735831CD" w:rsidR="00C9679B" w:rsidRPr="00C60D93" w:rsidDel="00C77E3D" w:rsidRDefault="009000E4">
      <w:pPr>
        <w:ind w:firstLine="720"/>
        <w:rPr>
          <w:del w:id="605" w:author="Avi Turner" w:date="2018-12-10T19:45:00Z"/>
          <w:rFonts w:ascii="David" w:hAnsi="David" w:cs="David"/>
          <w:rtl/>
        </w:rPr>
        <w:pPrChange w:id="606" w:author="Avi Turner" w:date="2018-12-10T19:56:00Z">
          <w:pPr>
            <w:ind w:firstLine="720"/>
          </w:pPr>
        </w:pPrChange>
      </w:pPr>
      <w:del w:id="607" w:author="Avi Turner" w:date="2018-12-10T19:45:00Z">
        <w:r w:rsidDel="00C77E3D">
          <w:rPr>
            <w:rStyle w:val="Hyperlink"/>
            <w:rFonts w:ascii="David" w:hAnsi="David" w:cs="David"/>
          </w:rPr>
          <w:fldChar w:fldCharType="begin"/>
        </w:r>
        <w:r w:rsidDel="00C77E3D">
          <w:rPr>
            <w:rStyle w:val="Hyperlink"/>
            <w:rFonts w:ascii="David" w:hAnsi="David" w:cs="David"/>
          </w:rPr>
          <w:delInstrText xml:space="preserve"> HYPERLINK "https://arxiv.org/pdf/1511.05099.pdf" </w:delInstrText>
        </w:r>
        <w:r w:rsidDel="00C77E3D">
          <w:rPr>
            <w:rStyle w:val="Hyperlink"/>
            <w:rFonts w:ascii="David" w:hAnsi="David" w:cs="David"/>
          </w:rPr>
          <w:fldChar w:fldCharType="separate"/>
        </w:r>
        <w:r w:rsidR="00C9679B" w:rsidRPr="00C60D93" w:rsidDel="00C77E3D">
          <w:rPr>
            <w:rStyle w:val="Hyperlink"/>
            <w:rFonts w:ascii="David" w:hAnsi="David" w:cs="David"/>
          </w:rPr>
          <w:delText>https://arxiv.org/pdf/1511.05099.pdf</w:delText>
        </w:r>
        <w:r w:rsidDel="00C77E3D">
          <w:rPr>
            <w:rStyle w:val="Hyperlink"/>
            <w:rFonts w:ascii="David" w:hAnsi="David" w:cs="David"/>
          </w:rPr>
          <w:fldChar w:fldCharType="end"/>
        </w:r>
        <w:r w:rsidR="00C9679B" w:rsidRPr="00C60D93" w:rsidDel="00C77E3D">
          <w:rPr>
            <w:rFonts w:ascii="David" w:hAnsi="David" w:cs="David"/>
          </w:rPr>
          <w:delText xml:space="preserve"> </w:delText>
        </w:r>
        <w:r w:rsidR="00C9679B" w:rsidRPr="00C60D93" w:rsidDel="00C77E3D">
          <w:rPr>
            <w:rFonts w:ascii="David" w:hAnsi="David" w:cs="David"/>
          </w:rPr>
          <w:tab/>
        </w:r>
      </w:del>
    </w:p>
    <w:p w14:paraId="63DD3828" w14:textId="33006CCE" w:rsidR="00C9679B" w:rsidRPr="00C60D93" w:rsidDel="00C77E3D" w:rsidRDefault="00C9679B">
      <w:pPr>
        <w:ind w:firstLine="720"/>
        <w:rPr>
          <w:del w:id="608" w:author="Avi Turner" w:date="2018-12-10T19:45:00Z"/>
          <w:rFonts w:ascii="David" w:hAnsi="David" w:cs="David"/>
          <w:rtl/>
        </w:rPr>
        <w:pPrChange w:id="609" w:author="Avi Turner" w:date="2018-12-10T19:56:00Z">
          <w:pPr>
            <w:numPr>
              <w:numId w:val="22"/>
            </w:numPr>
            <w:tabs>
              <w:tab w:val="num" w:pos="720"/>
            </w:tabs>
            <w:ind w:left="720" w:hanging="360"/>
          </w:pPr>
        </w:pPrChange>
      </w:pPr>
      <w:del w:id="610" w:author="Avi Turner" w:date="2018-12-10T19:45:00Z">
        <w:r w:rsidRPr="00C60D93" w:rsidDel="00C77E3D">
          <w:rPr>
            <w:rFonts w:ascii="David" w:hAnsi="David" w:cs="David"/>
          </w:rPr>
          <w:delText xml:space="preserve">VQA: Visual Question Answering </w:delText>
        </w:r>
      </w:del>
    </w:p>
    <w:p w14:paraId="38C04F2B" w14:textId="078E1206" w:rsidR="00C9679B" w:rsidRPr="00C60D93" w:rsidDel="00C77E3D" w:rsidRDefault="009000E4">
      <w:pPr>
        <w:ind w:firstLine="720"/>
        <w:rPr>
          <w:del w:id="611" w:author="Avi Turner" w:date="2018-12-10T19:45:00Z"/>
          <w:rFonts w:ascii="David" w:hAnsi="David" w:cs="David"/>
          <w:rtl/>
        </w:rPr>
        <w:pPrChange w:id="612" w:author="Avi Turner" w:date="2018-12-10T19:56:00Z">
          <w:pPr>
            <w:ind w:firstLine="720"/>
          </w:pPr>
        </w:pPrChange>
      </w:pPr>
      <w:del w:id="613" w:author="Avi Turner" w:date="2018-12-10T19:45:00Z">
        <w:r w:rsidDel="00C77E3D">
          <w:rPr>
            <w:rStyle w:val="Hyperlink"/>
            <w:rFonts w:ascii="David" w:hAnsi="David" w:cs="David"/>
          </w:rPr>
          <w:fldChar w:fldCharType="begin"/>
        </w:r>
        <w:r w:rsidDel="00C77E3D">
          <w:rPr>
            <w:rStyle w:val="Hyperlink"/>
            <w:rFonts w:ascii="David" w:hAnsi="David" w:cs="David"/>
          </w:rPr>
          <w:delInstrText xml:space="preserve"> HYPERLINK "https://arxiv.org/pdf/1505.00468v6.pdf" </w:delInstrText>
        </w:r>
        <w:r w:rsidDel="00C77E3D">
          <w:rPr>
            <w:rStyle w:val="Hyperlink"/>
            <w:rFonts w:ascii="David" w:hAnsi="David" w:cs="David"/>
          </w:rPr>
          <w:fldChar w:fldCharType="separate"/>
        </w:r>
        <w:r w:rsidR="00C9679B" w:rsidRPr="00C60D93" w:rsidDel="00C77E3D">
          <w:rPr>
            <w:rStyle w:val="Hyperlink"/>
            <w:rFonts w:ascii="David" w:hAnsi="David" w:cs="David"/>
          </w:rPr>
          <w:delText>https://arxiv.org/pdf/1505.00468v6.pdf</w:delText>
        </w:r>
        <w:r w:rsidDel="00C77E3D">
          <w:rPr>
            <w:rStyle w:val="Hyperlink"/>
            <w:rFonts w:ascii="David" w:hAnsi="David" w:cs="David"/>
          </w:rPr>
          <w:fldChar w:fldCharType="end"/>
        </w:r>
        <w:r w:rsidR="00C9679B" w:rsidRPr="00C60D93" w:rsidDel="00C77E3D">
          <w:rPr>
            <w:rFonts w:ascii="David" w:hAnsi="David" w:cs="David"/>
          </w:rPr>
          <w:delText xml:space="preserve"> </w:delText>
        </w:r>
      </w:del>
    </w:p>
    <w:p w14:paraId="44A9E908" w14:textId="344C4E13" w:rsidR="00C9679B" w:rsidRPr="00C60D93" w:rsidDel="00C77E3D" w:rsidRDefault="00C9679B">
      <w:pPr>
        <w:ind w:firstLine="720"/>
        <w:rPr>
          <w:del w:id="614" w:author="Avi Turner" w:date="2018-12-10T19:45:00Z"/>
          <w:rFonts w:ascii="David" w:hAnsi="David" w:cs="David"/>
          <w:rtl/>
        </w:rPr>
        <w:pPrChange w:id="615" w:author="Avi Turner" w:date="2018-12-10T19:56:00Z">
          <w:pPr>
            <w:numPr>
              <w:numId w:val="22"/>
            </w:numPr>
            <w:tabs>
              <w:tab w:val="num" w:pos="720"/>
            </w:tabs>
            <w:ind w:left="720" w:hanging="360"/>
          </w:pPr>
        </w:pPrChange>
      </w:pPr>
      <w:del w:id="616" w:author="Avi Turner" w:date="2018-12-10T19:45:00Z">
        <w:r w:rsidRPr="00C60D93" w:rsidDel="00C77E3D">
          <w:rPr>
            <w:rFonts w:ascii="David" w:hAnsi="David" w:cs="David"/>
          </w:rPr>
          <w:delText xml:space="preserve">Deep Learning and Visual Question Answering </w:delText>
        </w:r>
      </w:del>
    </w:p>
    <w:p w14:paraId="455DAB87" w14:textId="70E7AAE6" w:rsidR="00C9679B" w:rsidRPr="00C60D93" w:rsidDel="00C77E3D" w:rsidRDefault="009000E4">
      <w:pPr>
        <w:ind w:firstLine="720"/>
        <w:rPr>
          <w:del w:id="617" w:author="Avi Turner" w:date="2018-12-10T19:45:00Z"/>
          <w:rFonts w:ascii="David" w:hAnsi="David" w:cs="David"/>
          <w:rtl/>
        </w:rPr>
        <w:pPrChange w:id="618" w:author="Avi Turner" w:date="2018-12-10T19:56:00Z">
          <w:pPr>
            <w:ind w:firstLine="720"/>
          </w:pPr>
        </w:pPrChange>
      </w:pPr>
      <w:del w:id="619" w:author="Avi Turner" w:date="2018-12-10T19:45:00Z">
        <w:r w:rsidDel="00C77E3D">
          <w:rPr>
            <w:rStyle w:val="Hyperlink"/>
            <w:rFonts w:ascii="David" w:hAnsi="David" w:cs="David"/>
          </w:rPr>
          <w:fldChar w:fldCharType="begin"/>
        </w:r>
        <w:r w:rsidDel="00C77E3D">
          <w:rPr>
            <w:rStyle w:val="Hyperlink"/>
            <w:rFonts w:ascii="David" w:hAnsi="David" w:cs="David"/>
          </w:rPr>
          <w:delInstrText xml:space="preserve"> HYPERLINK "https://towardsdatascience.com/deep-learning-and-visual-question-answering-c8c8093941bc" </w:delInstrText>
        </w:r>
        <w:r w:rsidDel="00C77E3D">
          <w:rPr>
            <w:rStyle w:val="Hyperlink"/>
            <w:rFonts w:ascii="David" w:hAnsi="David" w:cs="David"/>
          </w:rPr>
          <w:fldChar w:fldCharType="separate"/>
        </w:r>
        <w:r w:rsidR="00C9679B" w:rsidRPr="00C60D93" w:rsidDel="00C77E3D">
          <w:rPr>
            <w:rStyle w:val="Hyperlink"/>
            <w:rFonts w:ascii="David" w:hAnsi="David" w:cs="David"/>
          </w:rPr>
          <w:delText>https://towardsdatascience.com/deep-learning-and-visual-question-answering-c8c8093941bc</w:delText>
        </w:r>
        <w:r w:rsidDel="00C77E3D">
          <w:rPr>
            <w:rStyle w:val="Hyperlink"/>
            <w:rFonts w:ascii="David" w:hAnsi="David" w:cs="David"/>
          </w:rPr>
          <w:fldChar w:fldCharType="end"/>
        </w:r>
        <w:r w:rsidR="00C9679B" w:rsidRPr="00C60D93" w:rsidDel="00C77E3D">
          <w:rPr>
            <w:rFonts w:ascii="David" w:hAnsi="David" w:cs="David"/>
          </w:rPr>
          <w:delText xml:space="preserve"> </w:delText>
        </w:r>
      </w:del>
    </w:p>
    <w:p w14:paraId="358A28CB" w14:textId="09C3ACE2" w:rsidR="00C9679B" w:rsidRPr="00C60D93" w:rsidDel="00C77E3D" w:rsidRDefault="00C9679B">
      <w:pPr>
        <w:ind w:firstLine="720"/>
        <w:rPr>
          <w:del w:id="620" w:author="Avi Turner" w:date="2018-12-10T19:45:00Z"/>
          <w:rFonts w:ascii="David" w:hAnsi="David" w:cs="David"/>
          <w:rtl/>
        </w:rPr>
        <w:pPrChange w:id="621" w:author="Avi Turner" w:date="2018-12-10T19:56:00Z">
          <w:pPr>
            <w:numPr>
              <w:numId w:val="22"/>
            </w:numPr>
            <w:tabs>
              <w:tab w:val="num" w:pos="720"/>
            </w:tabs>
            <w:ind w:left="720" w:hanging="360"/>
          </w:pPr>
        </w:pPrChange>
      </w:pPr>
      <w:del w:id="622" w:author="Avi Turner" w:date="2018-12-10T19:45:00Z">
        <w:r w:rsidRPr="00C60D93" w:rsidDel="00C77E3D">
          <w:rPr>
            <w:rFonts w:ascii="David" w:hAnsi="David" w:cs="David"/>
          </w:rPr>
          <w:delText>Active Learning for Visual Question Answering: An Empirical Study</w:delText>
        </w:r>
      </w:del>
    </w:p>
    <w:p w14:paraId="104BC9EB" w14:textId="2FB76A04" w:rsidR="00C9679B" w:rsidRPr="00C60D93" w:rsidDel="00C77E3D" w:rsidRDefault="009000E4">
      <w:pPr>
        <w:ind w:firstLine="720"/>
        <w:rPr>
          <w:del w:id="623" w:author="Avi Turner" w:date="2018-12-10T19:45:00Z"/>
          <w:rFonts w:ascii="David" w:hAnsi="David" w:cs="David"/>
          <w:rtl/>
        </w:rPr>
        <w:pPrChange w:id="624" w:author="Avi Turner" w:date="2018-12-10T19:56:00Z">
          <w:pPr>
            <w:ind w:firstLine="720"/>
          </w:pPr>
        </w:pPrChange>
      </w:pPr>
      <w:del w:id="625" w:author="Avi Turner" w:date="2018-12-10T19:45:00Z">
        <w:r w:rsidDel="00C77E3D">
          <w:rPr>
            <w:rStyle w:val="Hyperlink"/>
            <w:rFonts w:ascii="David" w:hAnsi="David" w:cs="David"/>
          </w:rPr>
          <w:fldChar w:fldCharType="begin"/>
        </w:r>
        <w:r w:rsidDel="00C77E3D">
          <w:rPr>
            <w:rStyle w:val="Hyperlink"/>
            <w:rFonts w:ascii="David" w:hAnsi="David" w:cs="David"/>
          </w:rPr>
          <w:delInstrText xml:space="preserve"> HYPERLINK "https://arxiv.org/pdf/1711.01732.pdf" </w:delInstrText>
        </w:r>
        <w:r w:rsidDel="00C77E3D">
          <w:rPr>
            <w:rStyle w:val="Hyperlink"/>
            <w:rFonts w:ascii="David" w:hAnsi="David" w:cs="David"/>
          </w:rPr>
          <w:fldChar w:fldCharType="separate"/>
        </w:r>
        <w:r w:rsidR="00C9679B" w:rsidRPr="00C60D93" w:rsidDel="00C77E3D">
          <w:rPr>
            <w:rStyle w:val="Hyperlink"/>
            <w:rFonts w:ascii="David" w:hAnsi="David" w:cs="David"/>
          </w:rPr>
          <w:delText>https://arxiv.org/pdf/1711.01732.pdf</w:delText>
        </w:r>
        <w:r w:rsidDel="00C77E3D">
          <w:rPr>
            <w:rStyle w:val="Hyperlink"/>
            <w:rFonts w:ascii="David" w:hAnsi="David" w:cs="David"/>
          </w:rPr>
          <w:fldChar w:fldCharType="end"/>
        </w:r>
        <w:r w:rsidR="00C9679B" w:rsidRPr="00C60D93" w:rsidDel="00C77E3D">
          <w:rPr>
            <w:rFonts w:ascii="David" w:hAnsi="David" w:cs="David"/>
          </w:rPr>
          <w:delText xml:space="preserve"> </w:delText>
        </w:r>
      </w:del>
    </w:p>
    <w:p w14:paraId="468DEB80" w14:textId="64510FEB" w:rsidR="00C9679B" w:rsidRPr="00C60D93" w:rsidDel="00C77E3D" w:rsidRDefault="00C9679B">
      <w:pPr>
        <w:ind w:firstLine="720"/>
        <w:rPr>
          <w:del w:id="626" w:author="Avi Turner" w:date="2018-12-10T19:45:00Z"/>
          <w:rFonts w:ascii="David" w:hAnsi="David" w:cs="David"/>
          <w:rtl/>
        </w:rPr>
        <w:pPrChange w:id="627" w:author="Avi Turner" w:date="2018-12-10T19:56:00Z">
          <w:pPr>
            <w:numPr>
              <w:numId w:val="22"/>
            </w:numPr>
            <w:tabs>
              <w:tab w:val="num" w:pos="720"/>
            </w:tabs>
            <w:ind w:left="720" w:hanging="360"/>
          </w:pPr>
        </w:pPrChange>
      </w:pPr>
      <w:del w:id="628" w:author="Avi Turner" w:date="2018-12-10T19:45:00Z">
        <w:r w:rsidRPr="00C60D93" w:rsidDel="00C77E3D">
          <w:rPr>
            <w:rFonts w:ascii="David" w:hAnsi="David" w:cs="David"/>
          </w:rPr>
          <w:delText xml:space="preserve">Deep Learning for Visual Question Answering </w:delText>
        </w:r>
      </w:del>
    </w:p>
    <w:p w14:paraId="4D907101" w14:textId="365C308A" w:rsidR="00C9679B" w:rsidRPr="00C60D93" w:rsidDel="00C77E3D" w:rsidRDefault="009000E4">
      <w:pPr>
        <w:ind w:firstLine="720"/>
        <w:rPr>
          <w:del w:id="629" w:author="Avi Turner" w:date="2018-12-10T19:45:00Z"/>
          <w:rFonts w:ascii="David" w:hAnsi="David" w:cs="David"/>
          <w:rtl/>
        </w:rPr>
        <w:pPrChange w:id="630" w:author="Avi Turner" w:date="2018-12-10T19:56:00Z">
          <w:pPr>
            <w:ind w:firstLine="720"/>
          </w:pPr>
        </w:pPrChange>
      </w:pPr>
      <w:del w:id="631" w:author="Avi Turner" w:date="2018-12-10T19:45:00Z">
        <w:r w:rsidDel="00C77E3D">
          <w:rPr>
            <w:rStyle w:val="Hyperlink"/>
            <w:rFonts w:ascii="David" w:hAnsi="David" w:cs="David"/>
          </w:rPr>
          <w:fldChar w:fldCharType="begin"/>
        </w:r>
        <w:r w:rsidDel="00C77E3D">
          <w:rPr>
            <w:rStyle w:val="Hyperlink"/>
            <w:rFonts w:ascii="David" w:hAnsi="David" w:cs="David"/>
          </w:rPr>
          <w:delInstrText xml:space="preserve"> HYPERLINK "https://avisingh599.github.io/deeplearning/visual-qa/" </w:delInstrText>
        </w:r>
        <w:r w:rsidDel="00C77E3D">
          <w:rPr>
            <w:rStyle w:val="Hyperlink"/>
            <w:rFonts w:ascii="David" w:hAnsi="David" w:cs="David"/>
          </w:rPr>
          <w:fldChar w:fldCharType="separate"/>
        </w:r>
        <w:r w:rsidR="00C9679B" w:rsidRPr="00C60D93" w:rsidDel="00C77E3D">
          <w:rPr>
            <w:rStyle w:val="Hyperlink"/>
            <w:rFonts w:ascii="David" w:hAnsi="David" w:cs="David"/>
          </w:rPr>
          <w:delText>https://avisingh599.github.io/deeplearning/visual-qa/</w:delText>
        </w:r>
        <w:r w:rsidDel="00C77E3D">
          <w:rPr>
            <w:rStyle w:val="Hyperlink"/>
            <w:rFonts w:ascii="David" w:hAnsi="David" w:cs="David"/>
          </w:rPr>
          <w:fldChar w:fldCharType="end"/>
        </w:r>
        <w:r w:rsidR="00C9679B" w:rsidRPr="00C60D93" w:rsidDel="00C77E3D">
          <w:rPr>
            <w:rFonts w:ascii="David" w:hAnsi="David" w:cs="David"/>
          </w:rPr>
          <w:delText xml:space="preserve"> </w:delText>
        </w:r>
      </w:del>
    </w:p>
    <w:p w14:paraId="3DC41B80" w14:textId="49E8F167" w:rsidR="00C77E3D" w:rsidRPr="00C60D93" w:rsidDel="00F715BF" w:rsidRDefault="00C77E3D">
      <w:pPr>
        <w:ind w:firstLine="720"/>
        <w:rPr>
          <w:del w:id="632" w:author="Avi Turner" w:date="2018-12-10T19:56:00Z"/>
          <w:rFonts w:ascii="David" w:hAnsi="David" w:cs="David"/>
          <w:rtl/>
        </w:rPr>
        <w:pPrChange w:id="633" w:author="Avi Turner" w:date="2018-12-10T19:56:00Z">
          <w:pPr/>
        </w:pPrChange>
      </w:pPr>
    </w:p>
    <w:p w14:paraId="28F05C0C" w14:textId="241B370B" w:rsidR="00E1746A" w:rsidRPr="00C60D93" w:rsidRDefault="00E1746A">
      <w:pPr>
        <w:rPr>
          <w:rFonts w:ascii="David" w:hAnsi="David" w:cs="David"/>
          <w:rtl/>
        </w:rPr>
        <w:pPrChange w:id="634" w:author="Avi Turner" w:date="2018-12-10T19:56:00Z">
          <w:pPr>
            <w:pStyle w:val="Heading1"/>
          </w:pPr>
        </w:pPrChange>
      </w:pPr>
    </w:p>
    <w:sectPr w:rsidR="00E1746A" w:rsidRPr="00C60D93" w:rsidSect="00C60D93">
      <w:footerReference w:type="default" r:id="rId31"/>
      <w:pgSz w:w="11906" w:h="16838"/>
      <w:pgMar w:top="1260" w:right="1800" w:bottom="1350" w:left="1800" w:header="720" w:footer="720" w:gutter="0"/>
      <w:cols w:space="720"/>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1" w:author="shpanier" w:date="2018-12-10T06:09:00Z" w:initials="s">
    <w:p w14:paraId="7BE95433" w14:textId="62AF0F7A" w:rsidR="001410E6" w:rsidRDefault="001410E6">
      <w:pPr>
        <w:pStyle w:val="CommentText"/>
        <w:rPr>
          <w:rtl/>
        </w:rPr>
      </w:pPr>
      <w:r>
        <w:rPr>
          <w:rStyle w:val="CommentReference"/>
        </w:rPr>
        <w:annotationRef/>
      </w:r>
      <w:r>
        <w:rPr>
          <w:rFonts w:hint="cs"/>
          <w:rtl/>
        </w:rPr>
        <w:t>יש יותר מיידי סוגרים בכל הטקסט.</w:t>
      </w:r>
    </w:p>
    <w:p w14:paraId="70F19FCC" w14:textId="5D6C4BF9" w:rsidR="001410E6" w:rsidRDefault="001410E6">
      <w:pPr>
        <w:pStyle w:val="CommentText"/>
        <w:rPr>
          <w:rtl/>
        </w:rPr>
      </w:pPr>
    </w:p>
    <w:p w14:paraId="1EAB7669" w14:textId="02D3FC3C" w:rsidR="001410E6" w:rsidRDefault="001410E6">
      <w:pPr>
        <w:pStyle w:val="CommentText"/>
        <w:rPr>
          <w:rtl/>
        </w:rPr>
      </w:pPr>
      <w:r>
        <w:rPr>
          <w:rFonts w:hint="cs"/>
          <w:rtl/>
        </w:rPr>
        <w:t>כמו שלא צריך נקודות. לא צריך כל כך הרבה סוגרים. תוריד כל מי שאתה יכול. פצל את זה למשפטים.</w:t>
      </w:r>
    </w:p>
  </w:comment>
  <w:comment w:id="101" w:author="shpanier" w:date="2018-12-10T06:10:00Z" w:initials="s">
    <w:p w14:paraId="04E91BBB" w14:textId="2D945BF7" w:rsidR="001410E6" w:rsidRDefault="001410E6">
      <w:pPr>
        <w:pStyle w:val="CommentText"/>
        <w:rPr>
          <w:rtl/>
        </w:rPr>
      </w:pPr>
      <w:r>
        <w:rPr>
          <w:rStyle w:val="CommentReference"/>
        </w:rPr>
        <w:annotationRef/>
      </w:r>
      <w:r>
        <w:rPr>
          <w:rFonts w:hint="cs"/>
          <w:rtl/>
        </w:rPr>
        <w:t>איור 1 ו 2 זה אותו איור.</w:t>
      </w:r>
    </w:p>
    <w:p w14:paraId="2F98E78D" w14:textId="6F80041C" w:rsidR="001410E6" w:rsidRDefault="001410E6">
      <w:pPr>
        <w:pStyle w:val="CommentText"/>
        <w:rPr>
          <w:rtl/>
        </w:rPr>
      </w:pPr>
    </w:p>
    <w:p w14:paraId="1D2A9D63" w14:textId="414A03A4" w:rsidR="001410E6" w:rsidRDefault="001410E6">
      <w:pPr>
        <w:pStyle w:val="CommentText"/>
      </w:pPr>
      <w:r>
        <w:rPr>
          <w:rFonts w:hint="cs"/>
          <w:rtl/>
        </w:rPr>
        <w:t>בכל מקרה מתחת לכול איור יש להסביר אותו.</w:t>
      </w:r>
    </w:p>
  </w:comment>
  <w:comment w:id="110" w:author="Avi Turner" w:date="2018-12-10T18:34:00Z" w:initials="AT">
    <w:p w14:paraId="6917EEC7" w14:textId="4A09A9E5" w:rsidR="00691820" w:rsidRDefault="00691820" w:rsidP="00691820">
      <w:pPr>
        <w:pStyle w:val="CommentText"/>
      </w:pPr>
      <w:r>
        <w:rPr>
          <w:rStyle w:val="CommentReference"/>
        </w:rPr>
        <w:annotationRef/>
      </w:r>
      <w:r>
        <w:rPr>
          <w:rFonts w:hint="cs"/>
          <w:rtl/>
        </w:rPr>
        <w:t>אחד מראה את ההשוואה לבני אדם, והשני את מספר השכבות</w:t>
      </w:r>
    </w:p>
  </w:comment>
  <w:comment w:id="208" w:author="shpanier" w:date="2018-12-10T06:08:00Z" w:initials="s">
    <w:p w14:paraId="1C4B6B10" w14:textId="3234CA28" w:rsidR="00B60B99" w:rsidRDefault="00B60B99">
      <w:pPr>
        <w:pStyle w:val="CommentText"/>
      </w:pPr>
      <w:r>
        <w:rPr>
          <w:rStyle w:val="CommentReference"/>
        </w:rPr>
        <w:annotationRef/>
      </w:r>
      <w:r>
        <w:rPr>
          <w:rFonts w:hint="cs"/>
          <w:rtl/>
        </w:rPr>
        <w:t>גם כאן . בלי נקודות. רשום פסקאות שלמות</w:t>
      </w:r>
    </w:p>
  </w:comment>
  <w:comment w:id="281" w:author="shpanier" w:date="2018-12-10T06:07:00Z" w:initials="s">
    <w:p w14:paraId="04073460" w14:textId="2D90FB17" w:rsidR="00B60B99" w:rsidRDefault="00B60B99">
      <w:pPr>
        <w:pStyle w:val="CommentText"/>
        <w:rPr>
          <w:rtl/>
        </w:rPr>
      </w:pPr>
      <w:r>
        <w:rPr>
          <w:rStyle w:val="CommentReference"/>
        </w:rPr>
        <w:annotationRef/>
      </w:r>
      <w:r>
        <w:rPr>
          <w:rFonts w:hint="cs"/>
          <w:rtl/>
        </w:rPr>
        <w:t>כדאי להוסיף נוסחה</w:t>
      </w:r>
    </w:p>
  </w:comment>
  <w:comment w:id="293" w:author="shpanier" w:date="2018-12-10T06:11:00Z" w:initials="s">
    <w:p w14:paraId="1AAA2A88" w14:textId="658D157F" w:rsidR="00232161" w:rsidRDefault="00232161">
      <w:pPr>
        <w:pStyle w:val="CommentText"/>
      </w:pPr>
      <w:r>
        <w:rPr>
          <w:rStyle w:val="CommentReference"/>
        </w:rPr>
        <w:annotationRef/>
      </w:r>
      <w:r>
        <w:rPr>
          <w:rFonts w:hint="cs"/>
          <w:rtl/>
        </w:rPr>
        <w:t>חסרות הפניות</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AB7669" w15:done="1"/>
  <w15:commentEx w15:paraId="1D2A9D63" w15:done="1"/>
  <w15:commentEx w15:paraId="6917EEC7" w15:paraIdParent="1D2A9D63" w15:done="1"/>
  <w15:commentEx w15:paraId="1C4B6B10" w15:done="0"/>
  <w15:commentEx w15:paraId="04073460" w15:done="0"/>
  <w15:commentEx w15:paraId="1AAA2A8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AB7669" w16cid:durableId="1FB92E19"/>
  <w16cid:commentId w16cid:paraId="1D2A9D63" w16cid:durableId="1FB92E1A"/>
  <w16cid:commentId w16cid:paraId="6917EEC7" w16cid:durableId="1FB93045"/>
  <w16cid:commentId w16cid:paraId="1C4B6B10" w16cid:durableId="1FB92E1B"/>
  <w16cid:commentId w16cid:paraId="04073460" w16cid:durableId="1FB92E1C"/>
  <w16cid:commentId w16cid:paraId="1AAA2A88" w16cid:durableId="1FB92E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7A1AC0" w14:textId="77777777" w:rsidR="00D1762C" w:rsidRDefault="00D1762C" w:rsidP="00DD7B21">
      <w:pPr>
        <w:spacing w:after="0" w:line="240" w:lineRule="auto"/>
      </w:pPr>
      <w:r>
        <w:separator/>
      </w:r>
    </w:p>
  </w:endnote>
  <w:endnote w:type="continuationSeparator" w:id="0">
    <w:p w14:paraId="76A9FFF8" w14:textId="77777777" w:rsidR="00D1762C" w:rsidRDefault="00D1762C" w:rsidP="00DD7B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713505496"/>
      <w:docPartObj>
        <w:docPartGallery w:val="Page Numbers (Bottom of Page)"/>
        <w:docPartUnique/>
      </w:docPartObj>
    </w:sdtPr>
    <w:sdtEndPr>
      <w:rPr>
        <w:noProof/>
      </w:rPr>
    </w:sdtEndPr>
    <w:sdtContent>
      <w:p w14:paraId="722C9804" w14:textId="29B98824" w:rsidR="0080039A" w:rsidRDefault="0080039A">
        <w:pPr>
          <w:pStyle w:val="Footer"/>
          <w:jc w:val="center"/>
        </w:pPr>
        <w:r>
          <w:fldChar w:fldCharType="begin"/>
        </w:r>
        <w:r>
          <w:instrText xml:space="preserve"> PAGE   \* MERGEFORMAT </w:instrText>
        </w:r>
        <w:r>
          <w:fldChar w:fldCharType="separate"/>
        </w:r>
        <w:r w:rsidR="00206290">
          <w:rPr>
            <w:noProof/>
            <w:rtl/>
          </w:rPr>
          <w:t>9</w:t>
        </w:r>
        <w:r>
          <w:rPr>
            <w:noProof/>
          </w:rPr>
          <w:fldChar w:fldCharType="end"/>
        </w:r>
      </w:p>
    </w:sdtContent>
  </w:sdt>
  <w:p w14:paraId="2F5EB8E6" w14:textId="77777777" w:rsidR="0080039A" w:rsidRDefault="008003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4C7304" w14:textId="77777777" w:rsidR="00D1762C" w:rsidRDefault="00D1762C" w:rsidP="00DD7B21">
      <w:pPr>
        <w:spacing w:after="0" w:line="240" w:lineRule="auto"/>
      </w:pPr>
      <w:r>
        <w:separator/>
      </w:r>
    </w:p>
  </w:footnote>
  <w:footnote w:type="continuationSeparator" w:id="0">
    <w:p w14:paraId="14F40A29" w14:textId="77777777" w:rsidR="00D1762C" w:rsidRDefault="00D1762C" w:rsidP="00DD7B21">
      <w:pPr>
        <w:spacing w:after="0" w:line="240" w:lineRule="auto"/>
      </w:pPr>
      <w:r>
        <w:continuationSeparator/>
      </w:r>
    </w:p>
  </w:footnote>
  <w:footnote w:id="1">
    <w:p w14:paraId="7E1CF2F5" w14:textId="28F842DC" w:rsidR="0080039A" w:rsidRDefault="0080039A" w:rsidP="00C77E3D">
      <w:pPr>
        <w:pStyle w:val="FootnoteText"/>
        <w:rPr>
          <w:rtl/>
        </w:rPr>
      </w:pPr>
      <w:r>
        <w:rPr>
          <w:rStyle w:val="FootnoteReference"/>
        </w:rPr>
        <w:footnoteRef/>
      </w:r>
      <w:del w:id="174" w:author="Avi Turner" w:date="2018-12-10T19:35:00Z">
        <w:r w:rsidDel="00C77E3D">
          <w:rPr>
            <w:rtl/>
          </w:rPr>
          <w:delText xml:space="preserve"> </w:delText>
        </w:r>
        <w:r w:rsidDel="00C77E3D">
          <w:delText>M. Malinowski, M. Rohrbach, and M. Fritz. Ask your neurons: A neural-based approach to answering questions about images. In ICCV, 2015.</w:delText>
        </w:r>
      </w:del>
      <w:ins w:id="175" w:author="Avi Turner" w:date="2018-12-10T19:35:00Z">
        <w:r w:rsidR="00C77E3D">
          <w:t xml:space="preserve"> </w:t>
        </w:r>
      </w:ins>
      <w:ins w:id="176" w:author="Avi Turner" w:date="2018-12-10T19:39:00Z">
        <w:r w:rsidR="00C77E3D">
          <w:rPr>
            <w:rtl/>
          </w:rPr>
          <w:fldChar w:fldCharType="begin" w:fldLock="1"/>
        </w:r>
      </w:ins>
      <w:r w:rsidR="00C77E3D">
        <w:instrText>ADDIN CSL_CITATION {"citationItems":[{"id":"ITEM-1","itemData":{"DOI":"10.1155/2009/367921","ISBN":"9781467383912","ISSN":"17849934","abstract":"We address a question answering task on real-world images that is set up as a Visual Turing Test. By combining latest advances in image representation and natural language processing, we propose Neural-Image-QA, an end-to-end formulation of this problem for which all parts are trained jointly. In contrast to previous efforts, we are facing a multi-modal problem where the language output (answer) is conditioned on visual and natural language input (question). Our result doubles the performance of the previous best result on this problem. We provide additional insights into the problem by analyzing how much information is contained only in the language part for which we provide a new human baseline. Further annotations were collected to study human consensus, which is related to the ambiguities inherent in this challenging task.","author":[{"dropping-particle":"","family":"Leonel","given":"Edson D.","non-dropping-particle":"","parse-names":false,"suffix":""}],"container-title":"Mathematical Problems in Engineering","id":"ITEM-1","issued":{"date-parts":[["2009"]]},"page":"1-9","title":"Phase transition in dynamical systems: Defining classes of universality for two-dimensional hamiltonian mappings via critical exponents","type":"article-journal","volume":"2009"},"uris":["http://www.mendeley.com/documents/?uuid=1d594e4b-8fd8-48fc-9f5d-1958139193de"]}],"mendeley":{"formattedCitation":"(Leonel, 2009)","plainTextFormattedCitation":"(Leonel, 2009)","previouslyFormattedCitation":"(Leonel, 2009)"},"properties":{"noteIndex":0},"schema":"https://github.com/citation-style-language/schema/raw/master/csl-citation.json"}</w:instrText>
      </w:r>
      <w:r w:rsidR="00C77E3D">
        <w:rPr>
          <w:rtl/>
        </w:rPr>
        <w:fldChar w:fldCharType="separate"/>
      </w:r>
      <w:r w:rsidR="00C77E3D" w:rsidRPr="00C77E3D">
        <w:rPr>
          <w:noProof/>
        </w:rPr>
        <w:t>(Leonel, 2009)</w:t>
      </w:r>
      <w:ins w:id="177" w:author="Avi Turner" w:date="2018-12-10T19:39:00Z">
        <w:r w:rsidR="00C77E3D">
          <w:rPr>
            <w:rtl/>
          </w:rPr>
          <w:fldChar w:fldCharType="end"/>
        </w:r>
      </w:ins>
    </w:p>
  </w:footnote>
  <w:footnote w:id="2">
    <w:p w14:paraId="4BDD220E" w14:textId="08008AEF" w:rsidR="0080039A" w:rsidRDefault="0080039A">
      <w:pPr>
        <w:pStyle w:val="FootnoteText"/>
        <w:pPrChange w:id="178" w:author="Avi Turner" w:date="2018-12-10T19:42:00Z">
          <w:pPr>
            <w:pStyle w:val="FootnoteText"/>
          </w:pPr>
        </w:pPrChange>
      </w:pPr>
      <w:r>
        <w:rPr>
          <w:rStyle w:val="FootnoteReference"/>
        </w:rPr>
        <w:footnoteRef/>
      </w:r>
      <w:del w:id="179" w:author="Avi Turner" w:date="2018-12-10T19:41:00Z">
        <w:r w:rsidDel="00C77E3D">
          <w:rPr>
            <w:rtl/>
          </w:rPr>
          <w:delText xml:space="preserve"> </w:delText>
        </w:r>
        <w:r w:rsidDel="00C77E3D">
          <w:delText>A. Fukui, D. H. Park, D. Yang, A. Rohrbach, T. Darrell, and M. Rohrbach. Multimodal compact bilinear pooling for visual question answering and visual grounding. In EMNLP, 2016.</w:delText>
        </w:r>
      </w:del>
      <w:ins w:id="180" w:author="Avi Turner" w:date="2018-12-10T19:42:00Z">
        <w:r w:rsidR="00C77E3D">
          <w:rPr>
            <w:rFonts w:hint="cs"/>
            <w:rtl/>
          </w:rPr>
          <w:t xml:space="preserve"> </w:t>
        </w:r>
        <w:r w:rsidR="00C77E3D">
          <w:rPr>
            <w:rtl/>
          </w:rPr>
          <w:fldChar w:fldCharType="begin" w:fldLock="1"/>
        </w:r>
      </w:ins>
      <w:r w:rsidR="00C77E3D">
        <w:instrText>ADDIN CSL_CITATION {"citationItems":[{"id":"ITEM-1","itemData":{"author":[{"dropping-particle":"","family":"Fukui","given":"Akira","non-dropping-particle":"","parse-names":false,"suffix":""},{"dropping-particle":"","family":"Park","given":"Dong Huk","non-dropping-particle":"","parse-names":false,"suffix":""},{"dropping-particle":"","family":"Yang","given":"Daylen","non-dropping-particle":"","parse-names":false,"suffix":""},{"dropping-particle":"","family":"Rohrbach","given":"Anna","non-dropping-particle":"","parse-names":false,"suffix":""},{"dropping-particle":"","family":"Darrell","given":"Trevor","non-dropping-particle":"","parse-names":false,"suffix":""},{"dropping-particle":"","family":"Rohrbach","given":"Marcus","non-dropping-particle":"","parse-names":false,"suffix":""}],"id":"ITEM-1","issued":{"date-parts":[["0"]]},"title":"for Visual Question Answering and Visual Grounding","type":"article-journal"},"uris":["http://www.mendeley.com/documents/?uuid=567c28f9-d905-4184-bcbc-fd62c7e61032"]}],"mendeley":{"formattedCitation":"(Fukui et al., n.d.)","plainTextFormattedCitation":"(Fukui et al., n.d.)","previouslyFormattedCitation":"(Fukui et al., n.d.)"},"properties":{"noteIndex":0},"schema":"https://github.com/citation-style-language/schema/raw/master/csl-citation.json"}</w:instrText>
      </w:r>
      <w:r w:rsidR="00C77E3D">
        <w:rPr>
          <w:rtl/>
        </w:rPr>
        <w:fldChar w:fldCharType="separate"/>
      </w:r>
      <w:r w:rsidR="00C77E3D" w:rsidRPr="00C77E3D">
        <w:rPr>
          <w:noProof/>
        </w:rPr>
        <w:t>(Fukui et al., n.d.)</w:t>
      </w:r>
      <w:ins w:id="181" w:author="Avi Turner" w:date="2018-12-10T19:42:00Z">
        <w:r w:rsidR="00C77E3D">
          <w:rPr>
            <w:rtl/>
          </w:rPr>
          <w:fldChar w:fldCharType="end"/>
        </w:r>
      </w:ins>
    </w:p>
  </w:footnote>
  <w:footnote w:id="3">
    <w:p w14:paraId="7658451A" w14:textId="176F227D" w:rsidR="0080039A" w:rsidRDefault="0080039A">
      <w:pPr>
        <w:pStyle w:val="FootnoteText"/>
        <w:rPr>
          <w:rtl/>
        </w:rPr>
      </w:pPr>
      <w:r>
        <w:rPr>
          <w:rStyle w:val="FootnoteReference"/>
        </w:rPr>
        <w:footnoteRef/>
      </w:r>
      <w:r>
        <w:rPr>
          <w:rtl/>
        </w:rPr>
        <w:t xml:space="preserve"> </w:t>
      </w:r>
      <w:r>
        <w:rPr>
          <w:rFonts w:hint="cs"/>
          <w:rtl/>
        </w:rPr>
        <w:t>טכניקה שהקבוצה המנצחת השתמשה בה</w:t>
      </w:r>
    </w:p>
  </w:footnote>
  <w:footnote w:id="4">
    <w:p w14:paraId="2AFB98A5" w14:textId="4A08A401" w:rsidR="0080039A" w:rsidRDefault="0080039A">
      <w:pPr>
        <w:pStyle w:val="FootnoteText"/>
        <w:rPr>
          <w:rtl/>
        </w:rPr>
      </w:pPr>
      <w:r>
        <w:rPr>
          <w:rStyle w:val="FootnoteReference"/>
        </w:rPr>
        <w:footnoteRef/>
      </w:r>
      <w:r>
        <w:rPr>
          <w:rtl/>
        </w:rPr>
        <w:t xml:space="preserve"> </w:t>
      </w:r>
      <w:r>
        <w:rPr>
          <w:rFonts w:hint="cs"/>
          <w:rtl/>
        </w:rPr>
        <w:t>טכניקה שהקבוצה עם התוצאות הרעות ביותר השתמשה בה.</w:t>
      </w:r>
    </w:p>
  </w:footnote>
  <w:footnote w:id="5">
    <w:p w14:paraId="5B78044E" w14:textId="45B2370C" w:rsidR="0080039A" w:rsidRDefault="0080039A">
      <w:pPr>
        <w:pStyle w:val="FootnoteText"/>
        <w:rPr>
          <w:rtl/>
        </w:rPr>
      </w:pPr>
      <w:r>
        <w:rPr>
          <w:rStyle w:val="FootnoteReference"/>
        </w:rPr>
        <w:footnoteRef/>
      </w:r>
      <w:r>
        <w:rPr>
          <w:rtl/>
        </w:rPr>
        <w:t xml:space="preserve"> </w:t>
      </w:r>
      <w:r>
        <w:rPr>
          <w:rFonts w:hint="cs"/>
          <w:rtl/>
        </w:rPr>
        <w:t>טכניקה שהקבוצה המנצחת השתמשה בה</w:t>
      </w:r>
    </w:p>
  </w:footnote>
  <w:footnote w:id="6">
    <w:p w14:paraId="3E734625" w14:textId="4AA88386" w:rsidR="0080039A" w:rsidRDefault="0080039A">
      <w:pPr>
        <w:pStyle w:val="FootnoteText"/>
      </w:pPr>
      <w:r>
        <w:rPr>
          <w:rStyle w:val="FootnoteReference"/>
        </w:rPr>
        <w:footnoteRef/>
      </w:r>
      <w:r>
        <w:rPr>
          <w:rtl/>
        </w:rPr>
        <w:t xml:space="preserve"> </w:t>
      </w:r>
      <w:r>
        <w:rPr>
          <w:rFonts w:hint="cs"/>
          <w:rtl/>
        </w:rPr>
        <w:t>טכניקה שהקבוצה המנצחת השתמשה בה</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2AFC"/>
    <w:multiLevelType w:val="hybridMultilevel"/>
    <w:tmpl w:val="A5764F3A"/>
    <w:lvl w:ilvl="0" w:tplc="D79E75F6">
      <w:start w:val="1"/>
      <w:numFmt w:val="bullet"/>
      <w:lvlText w:val="•"/>
      <w:lvlJc w:val="left"/>
      <w:pPr>
        <w:tabs>
          <w:tab w:val="num" w:pos="720"/>
        </w:tabs>
        <w:ind w:left="720" w:hanging="360"/>
      </w:pPr>
      <w:rPr>
        <w:rFonts w:ascii="Arial" w:hAnsi="Arial" w:hint="default"/>
      </w:rPr>
    </w:lvl>
    <w:lvl w:ilvl="1" w:tplc="E8A499DC" w:tentative="1">
      <w:start w:val="1"/>
      <w:numFmt w:val="bullet"/>
      <w:lvlText w:val="•"/>
      <w:lvlJc w:val="left"/>
      <w:pPr>
        <w:tabs>
          <w:tab w:val="num" w:pos="1440"/>
        </w:tabs>
        <w:ind w:left="1440" w:hanging="360"/>
      </w:pPr>
      <w:rPr>
        <w:rFonts w:ascii="Arial" w:hAnsi="Arial" w:hint="default"/>
      </w:rPr>
    </w:lvl>
    <w:lvl w:ilvl="2" w:tplc="306871CC" w:tentative="1">
      <w:start w:val="1"/>
      <w:numFmt w:val="bullet"/>
      <w:lvlText w:val="•"/>
      <w:lvlJc w:val="left"/>
      <w:pPr>
        <w:tabs>
          <w:tab w:val="num" w:pos="2160"/>
        </w:tabs>
        <w:ind w:left="2160" w:hanging="360"/>
      </w:pPr>
      <w:rPr>
        <w:rFonts w:ascii="Arial" w:hAnsi="Arial" w:hint="default"/>
      </w:rPr>
    </w:lvl>
    <w:lvl w:ilvl="3" w:tplc="344EF12C" w:tentative="1">
      <w:start w:val="1"/>
      <w:numFmt w:val="bullet"/>
      <w:lvlText w:val="•"/>
      <w:lvlJc w:val="left"/>
      <w:pPr>
        <w:tabs>
          <w:tab w:val="num" w:pos="2880"/>
        </w:tabs>
        <w:ind w:left="2880" w:hanging="360"/>
      </w:pPr>
      <w:rPr>
        <w:rFonts w:ascii="Arial" w:hAnsi="Arial" w:hint="default"/>
      </w:rPr>
    </w:lvl>
    <w:lvl w:ilvl="4" w:tplc="B55624FA" w:tentative="1">
      <w:start w:val="1"/>
      <w:numFmt w:val="bullet"/>
      <w:lvlText w:val="•"/>
      <w:lvlJc w:val="left"/>
      <w:pPr>
        <w:tabs>
          <w:tab w:val="num" w:pos="3600"/>
        </w:tabs>
        <w:ind w:left="3600" w:hanging="360"/>
      </w:pPr>
      <w:rPr>
        <w:rFonts w:ascii="Arial" w:hAnsi="Arial" w:hint="default"/>
      </w:rPr>
    </w:lvl>
    <w:lvl w:ilvl="5" w:tplc="D30C0B08" w:tentative="1">
      <w:start w:val="1"/>
      <w:numFmt w:val="bullet"/>
      <w:lvlText w:val="•"/>
      <w:lvlJc w:val="left"/>
      <w:pPr>
        <w:tabs>
          <w:tab w:val="num" w:pos="4320"/>
        </w:tabs>
        <w:ind w:left="4320" w:hanging="360"/>
      </w:pPr>
      <w:rPr>
        <w:rFonts w:ascii="Arial" w:hAnsi="Arial" w:hint="default"/>
      </w:rPr>
    </w:lvl>
    <w:lvl w:ilvl="6" w:tplc="79F295AA" w:tentative="1">
      <w:start w:val="1"/>
      <w:numFmt w:val="bullet"/>
      <w:lvlText w:val="•"/>
      <w:lvlJc w:val="left"/>
      <w:pPr>
        <w:tabs>
          <w:tab w:val="num" w:pos="5040"/>
        </w:tabs>
        <w:ind w:left="5040" w:hanging="360"/>
      </w:pPr>
      <w:rPr>
        <w:rFonts w:ascii="Arial" w:hAnsi="Arial" w:hint="default"/>
      </w:rPr>
    </w:lvl>
    <w:lvl w:ilvl="7" w:tplc="091AA1A8" w:tentative="1">
      <w:start w:val="1"/>
      <w:numFmt w:val="bullet"/>
      <w:lvlText w:val="•"/>
      <w:lvlJc w:val="left"/>
      <w:pPr>
        <w:tabs>
          <w:tab w:val="num" w:pos="5760"/>
        </w:tabs>
        <w:ind w:left="5760" w:hanging="360"/>
      </w:pPr>
      <w:rPr>
        <w:rFonts w:ascii="Arial" w:hAnsi="Arial" w:hint="default"/>
      </w:rPr>
    </w:lvl>
    <w:lvl w:ilvl="8" w:tplc="4662831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174A42"/>
    <w:multiLevelType w:val="hybridMultilevel"/>
    <w:tmpl w:val="83140896"/>
    <w:lvl w:ilvl="0" w:tplc="64268E9C">
      <w:start w:val="1"/>
      <w:numFmt w:val="decimal"/>
      <w:lvlText w:val="%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2" w15:restartNumberingAfterBreak="0">
    <w:nsid w:val="08526C44"/>
    <w:multiLevelType w:val="hybridMultilevel"/>
    <w:tmpl w:val="F5E4E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D415F"/>
    <w:multiLevelType w:val="hybridMultilevel"/>
    <w:tmpl w:val="326E1A36"/>
    <w:lvl w:ilvl="0" w:tplc="E24AD3B6">
      <w:start w:val="1"/>
      <w:numFmt w:val="decimal"/>
      <w:lvlText w:val="%1."/>
      <w:lvlJc w:val="left"/>
      <w:pPr>
        <w:tabs>
          <w:tab w:val="num" w:pos="720"/>
        </w:tabs>
        <w:ind w:left="720" w:hanging="360"/>
      </w:pPr>
    </w:lvl>
    <w:lvl w:ilvl="1" w:tplc="A0DA39B6" w:tentative="1">
      <w:start w:val="1"/>
      <w:numFmt w:val="decimal"/>
      <w:lvlText w:val="%2."/>
      <w:lvlJc w:val="left"/>
      <w:pPr>
        <w:tabs>
          <w:tab w:val="num" w:pos="1440"/>
        </w:tabs>
        <w:ind w:left="1440" w:hanging="360"/>
      </w:pPr>
    </w:lvl>
    <w:lvl w:ilvl="2" w:tplc="869A63D2" w:tentative="1">
      <w:start w:val="1"/>
      <w:numFmt w:val="decimal"/>
      <w:lvlText w:val="%3."/>
      <w:lvlJc w:val="left"/>
      <w:pPr>
        <w:tabs>
          <w:tab w:val="num" w:pos="2160"/>
        </w:tabs>
        <w:ind w:left="2160" w:hanging="360"/>
      </w:pPr>
    </w:lvl>
    <w:lvl w:ilvl="3" w:tplc="F4D41982" w:tentative="1">
      <w:start w:val="1"/>
      <w:numFmt w:val="decimal"/>
      <w:lvlText w:val="%4."/>
      <w:lvlJc w:val="left"/>
      <w:pPr>
        <w:tabs>
          <w:tab w:val="num" w:pos="2880"/>
        </w:tabs>
        <w:ind w:left="2880" w:hanging="360"/>
      </w:pPr>
    </w:lvl>
    <w:lvl w:ilvl="4" w:tplc="0E62091E" w:tentative="1">
      <w:start w:val="1"/>
      <w:numFmt w:val="decimal"/>
      <w:lvlText w:val="%5."/>
      <w:lvlJc w:val="left"/>
      <w:pPr>
        <w:tabs>
          <w:tab w:val="num" w:pos="3600"/>
        </w:tabs>
        <w:ind w:left="3600" w:hanging="360"/>
      </w:pPr>
    </w:lvl>
    <w:lvl w:ilvl="5" w:tplc="435C80FE" w:tentative="1">
      <w:start w:val="1"/>
      <w:numFmt w:val="decimal"/>
      <w:lvlText w:val="%6."/>
      <w:lvlJc w:val="left"/>
      <w:pPr>
        <w:tabs>
          <w:tab w:val="num" w:pos="4320"/>
        </w:tabs>
        <w:ind w:left="4320" w:hanging="360"/>
      </w:pPr>
    </w:lvl>
    <w:lvl w:ilvl="6" w:tplc="04A0D07C" w:tentative="1">
      <w:start w:val="1"/>
      <w:numFmt w:val="decimal"/>
      <w:lvlText w:val="%7."/>
      <w:lvlJc w:val="left"/>
      <w:pPr>
        <w:tabs>
          <w:tab w:val="num" w:pos="5040"/>
        </w:tabs>
        <w:ind w:left="5040" w:hanging="360"/>
      </w:pPr>
    </w:lvl>
    <w:lvl w:ilvl="7" w:tplc="9F284016" w:tentative="1">
      <w:start w:val="1"/>
      <w:numFmt w:val="decimal"/>
      <w:lvlText w:val="%8."/>
      <w:lvlJc w:val="left"/>
      <w:pPr>
        <w:tabs>
          <w:tab w:val="num" w:pos="5760"/>
        </w:tabs>
        <w:ind w:left="5760" w:hanging="360"/>
      </w:pPr>
    </w:lvl>
    <w:lvl w:ilvl="8" w:tplc="11625B7A" w:tentative="1">
      <w:start w:val="1"/>
      <w:numFmt w:val="decimal"/>
      <w:lvlText w:val="%9."/>
      <w:lvlJc w:val="left"/>
      <w:pPr>
        <w:tabs>
          <w:tab w:val="num" w:pos="6480"/>
        </w:tabs>
        <w:ind w:left="6480" w:hanging="360"/>
      </w:pPr>
    </w:lvl>
  </w:abstractNum>
  <w:abstractNum w:abstractNumId="4" w15:restartNumberingAfterBreak="0">
    <w:nsid w:val="0BC4038F"/>
    <w:multiLevelType w:val="hybridMultilevel"/>
    <w:tmpl w:val="68260EF0"/>
    <w:lvl w:ilvl="0" w:tplc="BDC24110">
      <w:start w:val="1"/>
      <w:numFmt w:val="decimal"/>
      <w:lvlText w:val="%1."/>
      <w:lvlJc w:val="left"/>
      <w:pPr>
        <w:ind w:left="1106" w:hanging="360"/>
      </w:pPr>
      <w:rPr>
        <w:rFonts w:hint="default"/>
      </w:rPr>
    </w:lvl>
    <w:lvl w:ilvl="1" w:tplc="04090019" w:tentative="1">
      <w:start w:val="1"/>
      <w:numFmt w:val="lowerLetter"/>
      <w:lvlText w:val="%2."/>
      <w:lvlJc w:val="left"/>
      <w:pPr>
        <w:ind w:left="1826" w:hanging="360"/>
      </w:pPr>
    </w:lvl>
    <w:lvl w:ilvl="2" w:tplc="0409001B" w:tentative="1">
      <w:start w:val="1"/>
      <w:numFmt w:val="lowerRoman"/>
      <w:lvlText w:val="%3."/>
      <w:lvlJc w:val="right"/>
      <w:pPr>
        <w:ind w:left="2546" w:hanging="180"/>
      </w:pPr>
    </w:lvl>
    <w:lvl w:ilvl="3" w:tplc="0409000F" w:tentative="1">
      <w:start w:val="1"/>
      <w:numFmt w:val="decimal"/>
      <w:lvlText w:val="%4."/>
      <w:lvlJc w:val="left"/>
      <w:pPr>
        <w:ind w:left="3266" w:hanging="360"/>
      </w:pPr>
    </w:lvl>
    <w:lvl w:ilvl="4" w:tplc="04090019" w:tentative="1">
      <w:start w:val="1"/>
      <w:numFmt w:val="lowerLetter"/>
      <w:lvlText w:val="%5."/>
      <w:lvlJc w:val="left"/>
      <w:pPr>
        <w:ind w:left="3986" w:hanging="360"/>
      </w:pPr>
    </w:lvl>
    <w:lvl w:ilvl="5" w:tplc="0409001B" w:tentative="1">
      <w:start w:val="1"/>
      <w:numFmt w:val="lowerRoman"/>
      <w:lvlText w:val="%6."/>
      <w:lvlJc w:val="right"/>
      <w:pPr>
        <w:ind w:left="4706" w:hanging="180"/>
      </w:pPr>
    </w:lvl>
    <w:lvl w:ilvl="6" w:tplc="0409000F" w:tentative="1">
      <w:start w:val="1"/>
      <w:numFmt w:val="decimal"/>
      <w:lvlText w:val="%7."/>
      <w:lvlJc w:val="left"/>
      <w:pPr>
        <w:ind w:left="5426" w:hanging="360"/>
      </w:pPr>
    </w:lvl>
    <w:lvl w:ilvl="7" w:tplc="04090019" w:tentative="1">
      <w:start w:val="1"/>
      <w:numFmt w:val="lowerLetter"/>
      <w:lvlText w:val="%8."/>
      <w:lvlJc w:val="left"/>
      <w:pPr>
        <w:ind w:left="6146" w:hanging="360"/>
      </w:pPr>
    </w:lvl>
    <w:lvl w:ilvl="8" w:tplc="0409001B" w:tentative="1">
      <w:start w:val="1"/>
      <w:numFmt w:val="lowerRoman"/>
      <w:lvlText w:val="%9."/>
      <w:lvlJc w:val="right"/>
      <w:pPr>
        <w:ind w:left="6866" w:hanging="180"/>
      </w:pPr>
    </w:lvl>
  </w:abstractNum>
  <w:abstractNum w:abstractNumId="5" w15:restartNumberingAfterBreak="0">
    <w:nsid w:val="1658587B"/>
    <w:multiLevelType w:val="hybridMultilevel"/>
    <w:tmpl w:val="A1DCE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501600"/>
    <w:multiLevelType w:val="hybridMultilevel"/>
    <w:tmpl w:val="3864A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D94BB7"/>
    <w:multiLevelType w:val="hybridMultilevel"/>
    <w:tmpl w:val="DD6AB04C"/>
    <w:lvl w:ilvl="0" w:tplc="C9184DA0">
      <w:start w:val="1"/>
      <w:numFmt w:val="hebrew1"/>
      <w:lvlText w:val="%1."/>
      <w:lvlJc w:val="left"/>
      <w:pPr>
        <w:tabs>
          <w:tab w:val="num" w:pos="720"/>
        </w:tabs>
        <w:ind w:left="720" w:hanging="360"/>
      </w:pPr>
      <w:rPr>
        <w:rFonts w:asciiTheme="majorHAnsi" w:eastAsiaTheme="majorEastAsia" w:hAnsiTheme="majorHAnsi" w:cstheme="majorBidi"/>
      </w:rPr>
    </w:lvl>
    <w:lvl w:ilvl="1" w:tplc="A8BA62E0" w:tentative="1">
      <w:start w:val="1"/>
      <w:numFmt w:val="bullet"/>
      <w:lvlText w:val="•"/>
      <w:lvlJc w:val="left"/>
      <w:pPr>
        <w:tabs>
          <w:tab w:val="num" w:pos="1440"/>
        </w:tabs>
        <w:ind w:left="1440" w:hanging="360"/>
      </w:pPr>
      <w:rPr>
        <w:rFonts w:ascii="Arial" w:hAnsi="Arial" w:hint="default"/>
      </w:rPr>
    </w:lvl>
    <w:lvl w:ilvl="2" w:tplc="917A7B52" w:tentative="1">
      <w:start w:val="1"/>
      <w:numFmt w:val="bullet"/>
      <w:lvlText w:val="•"/>
      <w:lvlJc w:val="left"/>
      <w:pPr>
        <w:tabs>
          <w:tab w:val="num" w:pos="2160"/>
        </w:tabs>
        <w:ind w:left="2160" w:hanging="360"/>
      </w:pPr>
      <w:rPr>
        <w:rFonts w:ascii="Arial" w:hAnsi="Arial" w:hint="default"/>
      </w:rPr>
    </w:lvl>
    <w:lvl w:ilvl="3" w:tplc="6C486A7E" w:tentative="1">
      <w:start w:val="1"/>
      <w:numFmt w:val="bullet"/>
      <w:lvlText w:val="•"/>
      <w:lvlJc w:val="left"/>
      <w:pPr>
        <w:tabs>
          <w:tab w:val="num" w:pos="2880"/>
        </w:tabs>
        <w:ind w:left="2880" w:hanging="360"/>
      </w:pPr>
      <w:rPr>
        <w:rFonts w:ascii="Arial" w:hAnsi="Arial" w:hint="default"/>
      </w:rPr>
    </w:lvl>
    <w:lvl w:ilvl="4" w:tplc="E2DE0094" w:tentative="1">
      <w:start w:val="1"/>
      <w:numFmt w:val="bullet"/>
      <w:lvlText w:val="•"/>
      <w:lvlJc w:val="left"/>
      <w:pPr>
        <w:tabs>
          <w:tab w:val="num" w:pos="3600"/>
        </w:tabs>
        <w:ind w:left="3600" w:hanging="360"/>
      </w:pPr>
      <w:rPr>
        <w:rFonts w:ascii="Arial" w:hAnsi="Arial" w:hint="default"/>
      </w:rPr>
    </w:lvl>
    <w:lvl w:ilvl="5" w:tplc="7434596E" w:tentative="1">
      <w:start w:val="1"/>
      <w:numFmt w:val="bullet"/>
      <w:lvlText w:val="•"/>
      <w:lvlJc w:val="left"/>
      <w:pPr>
        <w:tabs>
          <w:tab w:val="num" w:pos="4320"/>
        </w:tabs>
        <w:ind w:left="4320" w:hanging="360"/>
      </w:pPr>
      <w:rPr>
        <w:rFonts w:ascii="Arial" w:hAnsi="Arial" w:hint="default"/>
      </w:rPr>
    </w:lvl>
    <w:lvl w:ilvl="6" w:tplc="4A5866C0" w:tentative="1">
      <w:start w:val="1"/>
      <w:numFmt w:val="bullet"/>
      <w:lvlText w:val="•"/>
      <w:lvlJc w:val="left"/>
      <w:pPr>
        <w:tabs>
          <w:tab w:val="num" w:pos="5040"/>
        </w:tabs>
        <w:ind w:left="5040" w:hanging="360"/>
      </w:pPr>
      <w:rPr>
        <w:rFonts w:ascii="Arial" w:hAnsi="Arial" w:hint="default"/>
      </w:rPr>
    </w:lvl>
    <w:lvl w:ilvl="7" w:tplc="4EF8FF06" w:tentative="1">
      <w:start w:val="1"/>
      <w:numFmt w:val="bullet"/>
      <w:lvlText w:val="•"/>
      <w:lvlJc w:val="left"/>
      <w:pPr>
        <w:tabs>
          <w:tab w:val="num" w:pos="5760"/>
        </w:tabs>
        <w:ind w:left="5760" w:hanging="360"/>
      </w:pPr>
      <w:rPr>
        <w:rFonts w:ascii="Arial" w:hAnsi="Arial" w:hint="default"/>
      </w:rPr>
    </w:lvl>
    <w:lvl w:ilvl="8" w:tplc="133417A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22776EC"/>
    <w:multiLevelType w:val="hybridMultilevel"/>
    <w:tmpl w:val="F6222F46"/>
    <w:lvl w:ilvl="0" w:tplc="B0D2F90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402AC7"/>
    <w:multiLevelType w:val="hybridMultilevel"/>
    <w:tmpl w:val="A10E2E56"/>
    <w:lvl w:ilvl="0" w:tplc="FB6E32EA">
      <w:start w:val="1"/>
      <w:numFmt w:val="decimal"/>
      <w:lvlText w:val="%1."/>
      <w:lvlJc w:val="left"/>
      <w:pPr>
        <w:tabs>
          <w:tab w:val="num" w:pos="720"/>
        </w:tabs>
        <w:ind w:left="720" w:hanging="360"/>
      </w:pPr>
    </w:lvl>
    <w:lvl w:ilvl="1" w:tplc="82C07624" w:tentative="1">
      <w:start w:val="1"/>
      <w:numFmt w:val="decimal"/>
      <w:lvlText w:val="%2."/>
      <w:lvlJc w:val="left"/>
      <w:pPr>
        <w:tabs>
          <w:tab w:val="num" w:pos="1440"/>
        </w:tabs>
        <w:ind w:left="1440" w:hanging="360"/>
      </w:pPr>
    </w:lvl>
    <w:lvl w:ilvl="2" w:tplc="BBDA4518" w:tentative="1">
      <w:start w:val="1"/>
      <w:numFmt w:val="decimal"/>
      <w:lvlText w:val="%3."/>
      <w:lvlJc w:val="left"/>
      <w:pPr>
        <w:tabs>
          <w:tab w:val="num" w:pos="2160"/>
        </w:tabs>
        <w:ind w:left="2160" w:hanging="360"/>
      </w:pPr>
    </w:lvl>
    <w:lvl w:ilvl="3" w:tplc="338CDC58" w:tentative="1">
      <w:start w:val="1"/>
      <w:numFmt w:val="decimal"/>
      <w:lvlText w:val="%4."/>
      <w:lvlJc w:val="left"/>
      <w:pPr>
        <w:tabs>
          <w:tab w:val="num" w:pos="2880"/>
        </w:tabs>
        <w:ind w:left="2880" w:hanging="360"/>
      </w:pPr>
    </w:lvl>
    <w:lvl w:ilvl="4" w:tplc="DC58D1F4" w:tentative="1">
      <w:start w:val="1"/>
      <w:numFmt w:val="decimal"/>
      <w:lvlText w:val="%5."/>
      <w:lvlJc w:val="left"/>
      <w:pPr>
        <w:tabs>
          <w:tab w:val="num" w:pos="3600"/>
        </w:tabs>
        <w:ind w:left="3600" w:hanging="360"/>
      </w:pPr>
    </w:lvl>
    <w:lvl w:ilvl="5" w:tplc="2E1EA7D2" w:tentative="1">
      <w:start w:val="1"/>
      <w:numFmt w:val="decimal"/>
      <w:lvlText w:val="%6."/>
      <w:lvlJc w:val="left"/>
      <w:pPr>
        <w:tabs>
          <w:tab w:val="num" w:pos="4320"/>
        </w:tabs>
        <w:ind w:left="4320" w:hanging="360"/>
      </w:pPr>
    </w:lvl>
    <w:lvl w:ilvl="6" w:tplc="CCC4FF76" w:tentative="1">
      <w:start w:val="1"/>
      <w:numFmt w:val="decimal"/>
      <w:lvlText w:val="%7."/>
      <w:lvlJc w:val="left"/>
      <w:pPr>
        <w:tabs>
          <w:tab w:val="num" w:pos="5040"/>
        </w:tabs>
        <w:ind w:left="5040" w:hanging="360"/>
      </w:pPr>
    </w:lvl>
    <w:lvl w:ilvl="7" w:tplc="EFFACFC6" w:tentative="1">
      <w:start w:val="1"/>
      <w:numFmt w:val="decimal"/>
      <w:lvlText w:val="%8."/>
      <w:lvlJc w:val="left"/>
      <w:pPr>
        <w:tabs>
          <w:tab w:val="num" w:pos="5760"/>
        </w:tabs>
        <w:ind w:left="5760" w:hanging="360"/>
      </w:pPr>
    </w:lvl>
    <w:lvl w:ilvl="8" w:tplc="7FC0707E" w:tentative="1">
      <w:start w:val="1"/>
      <w:numFmt w:val="decimal"/>
      <w:lvlText w:val="%9."/>
      <w:lvlJc w:val="left"/>
      <w:pPr>
        <w:tabs>
          <w:tab w:val="num" w:pos="6480"/>
        </w:tabs>
        <w:ind w:left="6480" w:hanging="360"/>
      </w:pPr>
    </w:lvl>
  </w:abstractNum>
  <w:abstractNum w:abstractNumId="10" w15:restartNumberingAfterBreak="0">
    <w:nsid w:val="2B1D2737"/>
    <w:multiLevelType w:val="hybridMultilevel"/>
    <w:tmpl w:val="5DB0B1EA"/>
    <w:lvl w:ilvl="0" w:tplc="FAE484D0">
      <w:start w:val="1"/>
      <w:numFmt w:val="bullet"/>
      <w:lvlText w:val="•"/>
      <w:lvlJc w:val="left"/>
      <w:pPr>
        <w:tabs>
          <w:tab w:val="num" w:pos="720"/>
        </w:tabs>
        <w:ind w:left="720" w:hanging="360"/>
      </w:pPr>
      <w:rPr>
        <w:rFonts w:ascii="Arial" w:hAnsi="Arial" w:hint="default"/>
      </w:rPr>
    </w:lvl>
    <w:lvl w:ilvl="1" w:tplc="95100252" w:tentative="1">
      <w:start w:val="1"/>
      <w:numFmt w:val="bullet"/>
      <w:lvlText w:val="•"/>
      <w:lvlJc w:val="left"/>
      <w:pPr>
        <w:tabs>
          <w:tab w:val="num" w:pos="1440"/>
        </w:tabs>
        <w:ind w:left="1440" w:hanging="360"/>
      </w:pPr>
      <w:rPr>
        <w:rFonts w:ascii="Arial" w:hAnsi="Arial" w:hint="default"/>
      </w:rPr>
    </w:lvl>
    <w:lvl w:ilvl="2" w:tplc="67E2A28C" w:tentative="1">
      <w:start w:val="1"/>
      <w:numFmt w:val="bullet"/>
      <w:lvlText w:val="•"/>
      <w:lvlJc w:val="left"/>
      <w:pPr>
        <w:tabs>
          <w:tab w:val="num" w:pos="2160"/>
        </w:tabs>
        <w:ind w:left="2160" w:hanging="360"/>
      </w:pPr>
      <w:rPr>
        <w:rFonts w:ascii="Arial" w:hAnsi="Arial" w:hint="default"/>
      </w:rPr>
    </w:lvl>
    <w:lvl w:ilvl="3" w:tplc="8842C050" w:tentative="1">
      <w:start w:val="1"/>
      <w:numFmt w:val="bullet"/>
      <w:lvlText w:val="•"/>
      <w:lvlJc w:val="left"/>
      <w:pPr>
        <w:tabs>
          <w:tab w:val="num" w:pos="2880"/>
        </w:tabs>
        <w:ind w:left="2880" w:hanging="360"/>
      </w:pPr>
      <w:rPr>
        <w:rFonts w:ascii="Arial" w:hAnsi="Arial" w:hint="default"/>
      </w:rPr>
    </w:lvl>
    <w:lvl w:ilvl="4" w:tplc="673286C0" w:tentative="1">
      <w:start w:val="1"/>
      <w:numFmt w:val="bullet"/>
      <w:lvlText w:val="•"/>
      <w:lvlJc w:val="left"/>
      <w:pPr>
        <w:tabs>
          <w:tab w:val="num" w:pos="3600"/>
        </w:tabs>
        <w:ind w:left="3600" w:hanging="360"/>
      </w:pPr>
      <w:rPr>
        <w:rFonts w:ascii="Arial" w:hAnsi="Arial" w:hint="default"/>
      </w:rPr>
    </w:lvl>
    <w:lvl w:ilvl="5" w:tplc="D43A5E4A" w:tentative="1">
      <w:start w:val="1"/>
      <w:numFmt w:val="bullet"/>
      <w:lvlText w:val="•"/>
      <w:lvlJc w:val="left"/>
      <w:pPr>
        <w:tabs>
          <w:tab w:val="num" w:pos="4320"/>
        </w:tabs>
        <w:ind w:left="4320" w:hanging="360"/>
      </w:pPr>
      <w:rPr>
        <w:rFonts w:ascii="Arial" w:hAnsi="Arial" w:hint="default"/>
      </w:rPr>
    </w:lvl>
    <w:lvl w:ilvl="6" w:tplc="AA9221BE" w:tentative="1">
      <w:start w:val="1"/>
      <w:numFmt w:val="bullet"/>
      <w:lvlText w:val="•"/>
      <w:lvlJc w:val="left"/>
      <w:pPr>
        <w:tabs>
          <w:tab w:val="num" w:pos="5040"/>
        </w:tabs>
        <w:ind w:left="5040" w:hanging="360"/>
      </w:pPr>
      <w:rPr>
        <w:rFonts w:ascii="Arial" w:hAnsi="Arial" w:hint="default"/>
      </w:rPr>
    </w:lvl>
    <w:lvl w:ilvl="7" w:tplc="E76A751E" w:tentative="1">
      <w:start w:val="1"/>
      <w:numFmt w:val="bullet"/>
      <w:lvlText w:val="•"/>
      <w:lvlJc w:val="left"/>
      <w:pPr>
        <w:tabs>
          <w:tab w:val="num" w:pos="5760"/>
        </w:tabs>
        <w:ind w:left="5760" w:hanging="360"/>
      </w:pPr>
      <w:rPr>
        <w:rFonts w:ascii="Arial" w:hAnsi="Arial" w:hint="default"/>
      </w:rPr>
    </w:lvl>
    <w:lvl w:ilvl="8" w:tplc="5AE6801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E261826"/>
    <w:multiLevelType w:val="hybridMultilevel"/>
    <w:tmpl w:val="3A8EB52A"/>
    <w:lvl w:ilvl="0" w:tplc="A9B28630">
      <w:start w:val="1"/>
      <w:numFmt w:val="decimal"/>
      <w:lvlText w:val="%1."/>
      <w:lvlJc w:val="left"/>
      <w:pPr>
        <w:tabs>
          <w:tab w:val="num" w:pos="720"/>
        </w:tabs>
        <w:ind w:left="720" w:hanging="360"/>
      </w:pPr>
    </w:lvl>
    <w:lvl w:ilvl="1" w:tplc="4CAA75AE" w:tentative="1">
      <w:start w:val="1"/>
      <w:numFmt w:val="decimal"/>
      <w:lvlText w:val="%2."/>
      <w:lvlJc w:val="left"/>
      <w:pPr>
        <w:tabs>
          <w:tab w:val="num" w:pos="1440"/>
        </w:tabs>
        <w:ind w:left="1440" w:hanging="360"/>
      </w:pPr>
    </w:lvl>
    <w:lvl w:ilvl="2" w:tplc="1ACC4796" w:tentative="1">
      <w:start w:val="1"/>
      <w:numFmt w:val="decimal"/>
      <w:lvlText w:val="%3."/>
      <w:lvlJc w:val="left"/>
      <w:pPr>
        <w:tabs>
          <w:tab w:val="num" w:pos="2160"/>
        </w:tabs>
        <w:ind w:left="2160" w:hanging="360"/>
      </w:pPr>
    </w:lvl>
    <w:lvl w:ilvl="3" w:tplc="BD6C894E" w:tentative="1">
      <w:start w:val="1"/>
      <w:numFmt w:val="decimal"/>
      <w:lvlText w:val="%4."/>
      <w:lvlJc w:val="left"/>
      <w:pPr>
        <w:tabs>
          <w:tab w:val="num" w:pos="2880"/>
        </w:tabs>
        <w:ind w:left="2880" w:hanging="360"/>
      </w:pPr>
    </w:lvl>
    <w:lvl w:ilvl="4" w:tplc="00982FA4" w:tentative="1">
      <w:start w:val="1"/>
      <w:numFmt w:val="decimal"/>
      <w:lvlText w:val="%5."/>
      <w:lvlJc w:val="left"/>
      <w:pPr>
        <w:tabs>
          <w:tab w:val="num" w:pos="3600"/>
        </w:tabs>
        <w:ind w:left="3600" w:hanging="360"/>
      </w:pPr>
    </w:lvl>
    <w:lvl w:ilvl="5" w:tplc="F9F85714" w:tentative="1">
      <w:start w:val="1"/>
      <w:numFmt w:val="decimal"/>
      <w:lvlText w:val="%6."/>
      <w:lvlJc w:val="left"/>
      <w:pPr>
        <w:tabs>
          <w:tab w:val="num" w:pos="4320"/>
        </w:tabs>
        <w:ind w:left="4320" w:hanging="360"/>
      </w:pPr>
    </w:lvl>
    <w:lvl w:ilvl="6" w:tplc="1C60CF84" w:tentative="1">
      <w:start w:val="1"/>
      <w:numFmt w:val="decimal"/>
      <w:lvlText w:val="%7."/>
      <w:lvlJc w:val="left"/>
      <w:pPr>
        <w:tabs>
          <w:tab w:val="num" w:pos="5040"/>
        </w:tabs>
        <w:ind w:left="5040" w:hanging="360"/>
      </w:pPr>
    </w:lvl>
    <w:lvl w:ilvl="7" w:tplc="B0F42946" w:tentative="1">
      <w:start w:val="1"/>
      <w:numFmt w:val="decimal"/>
      <w:lvlText w:val="%8."/>
      <w:lvlJc w:val="left"/>
      <w:pPr>
        <w:tabs>
          <w:tab w:val="num" w:pos="5760"/>
        </w:tabs>
        <w:ind w:left="5760" w:hanging="360"/>
      </w:pPr>
    </w:lvl>
    <w:lvl w:ilvl="8" w:tplc="E68C3CE2" w:tentative="1">
      <w:start w:val="1"/>
      <w:numFmt w:val="decimal"/>
      <w:lvlText w:val="%9."/>
      <w:lvlJc w:val="left"/>
      <w:pPr>
        <w:tabs>
          <w:tab w:val="num" w:pos="6480"/>
        </w:tabs>
        <w:ind w:left="6480" w:hanging="360"/>
      </w:pPr>
    </w:lvl>
  </w:abstractNum>
  <w:abstractNum w:abstractNumId="12" w15:restartNumberingAfterBreak="0">
    <w:nsid w:val="2EE30312"/>
    <w:multiLevelType w:val="hybridMultilevel"/>
    <w:tmpl w:val="15F60730"/>
    <w:lvl w:ilvl="0" w:tplc="F5FEAA12">
      <w:start w:val="1"/>
      <w:numFmt w:val="bullet"/>
      <w:lvlText w:val="•"/>
      <w:lvlJc w:val="left"/>
      <w:pPr>
        <w:tabs>
          <w:tab w:val="num" w:pos="720"/>
        </w:tabs>
        <w:ind w:left="720" w:hanging="360"/>
      </w:pPr>
      <w:rPr>
        <w:rFonts w:ascii="Arial" w:hAnsi="Arial" w:hint="default"/>
      </w:rPr>
    </w:lvl>
    <w:lvl w:ilvl="1" w:tplc="EF2AC96A">
      <w:start w:val="1"/>
      <w:numFmt w:val="bullet"/>
      <w:lvlText w:val="•"/>
      <w:lvlJc w:val="left"/>
      <w:pPr>
        <w:tabs>
          <w:tab w:val="num" w:pos="1440"/>
        </w:tabs>
        <w:ind w:left="1440" w:hanging="360"/>
      </w:pPr>
      <w:rPr>
        <w:rFonts w:ascii="Arial" w:hAnsi="Arial" w:hint="default"/>
      </w:rPr>
    </w:lvl>
    <w:lvl w:ilvl="2" w:tplc="A5C04052" w:tentative="1">
      <w:start w:val="1"/>
      <w:numFmt w:val="bullet"/>
      <w:lvlText w:val="•"/>
      <w:lvlJc w:val="left"/>
      <w:pPr>
        <w:tabs>
          <w:tab w:val="num" w:pos="2160"/>
        </w:tabs>
        <w:ind w:left="2160" w:hanging="360"/>
      </w:pPr>
      <w:rPr>
        <w:rFonts w:ascii="Arial" w:hAnsi="Arial" w:hint="default"/>
      </w:rPr>
    </w:lvl>
    <w:lvl w:ilvl="3" w:tplc="E95E7918" w:tentative="1">
      <w:start w:val="1"/>
      <w:numFmt w:val="bullet"/>
      <w:lvlText w:val="•"/>
      <w:lvlJc w:val="left"/>
      <w:pPr>
        <w:tabs>
          <w:tab w:val="num" w:pos="2880"/>
        </w:tabs>
        <w:ind w:left="2880" w:hanging="360"/>
      </w:pPr>
      <w:rPr>
        <w:rFonts w:ascii="Arial" w:hAnsi="Arial" w:hint="default"/>
      </w:rPr>
    </w:lvl>
    <w:lvl w:ilvl="4" w:tplc="105E4ED4" w:tentative="1">
      <w:start w:val="1"/>
      <w:numFmt w:val="bullet"/>
      <w:lvlText w:val="•"/>
      <w:lvlJc w:val="left"/>
      <w:pPr>
        <w:tabs>
          <w:tab w:val="num" w:pos="3600"/>
        </w:tabs>
        <w:ind w:left="3600" w:hanging="360"/>
      </w:pPr>
      <w:rPr>
        <w:rFonts w:ascii="Arial" w:hAnsi="Arial" w:hint="default"/>
      </w:rPr>
    </w:lvl>
    <w:lvl w:ilvl="5" w:tplc="84BCC828" w:tentative="1">
      <w:start w:val="1"/>
      <w:numFmt w:val="bullet"/>
      <w:lvlText w:val="•"/>
      <w:lvlJc w:val="left"/>
      <w:pPr>
        <w:tabs>
          <w:tab w:val="num" w:pos="4320"/>
        </w:tabs>
        <w:ind w:left="4320" w:hanging="360"/>
      </w:pPr>
      <w:rPr>
        <w:rFonts w:ascii="Arial" w:hAnsi="Arial" w:hint="default"/>
      </w:rPr>
    </w:lvl>
    <w:lvl w:ilvl="6" w:tplc="5B6C9464" w:tentative="1">
      <w:start w:val="1"/>
      <w:numFmt w:val="bullet"/>
      <w:lvlText w:val="•"/>
      <w:lvlJc w:val="left"/>
      <w:pPr>
        <w:tabs>
          <w:tab w:val="num" w:pos="5040"/>
        </w:tabs>
        <w:ind w:left="5040" w:hanging="360"/>
      </w:pPr>
      <w:rPr>
        <w:rFonts w:ascii="Arial" w:hAnsi="Arial" w:hint="default"/>
      </w:rPr>
    </w:lvl>
    <w:lvl w:ilvl="7" w:tplc="2D30D380" w:tentative="1">
      <w:start w:val="1"/>
      <w:numFmt w:val="bullet"/>
      <w:lvlText w:val="•"/>
      <w:lvlJc w:val="left"/>
      <w:pPr>
        <w:tabs>
          <w:tab w:val="num" w:pos="5760"/>
        </w:tabs>
        <w:ind w:left="5760" w:hanging="360"/>
      </w:pPr>
      <w:rPr>
        <w:rFonts w:ascii="Arial" w:hAnsi="Arial" w:hint="default"/>
      </w:rPr>
    </w:lvl>
    <w:lvl w:ilvl="8" w:tplc="79B2FFB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18C05F5"/>
    <w:multiLevelType w:val="hybridMultilevel"/>
    <w:tmpl w:val="4B1E4058"/>
    <w:lvl w:ilvl="0" w:tplc="E2161F64">
      <w:start w:val="1"/>
      <w:numFmt w:val="bullet"/>
      <w:lvlText w:val="•"/>
      <w:lvlJc w:val="left"/>
      <w:pPr>
        <w:tabs>
          <w:tab w:val="num" w:pos="720"/>
        </w:tabs>
        <w:ind w:left="720" w:hanging="360"/>
      </w:pPr>
      <w:rPr>
        <w:rFonts w:ascii="Arial" w:hAnsi="Arial" w:hint="default"/>
      </w:rPr>
    </w:lvl>
    <w:lvl w:ilvl="1" w:tplc="A0A2F82E" w:tentative="1">
      <w:start w:val="1"/>
      <w:numFmt w:val="bullet"/>
      <w:lvlText w:val="•"/>
      <w:lvlJc w:val="left"/>
      <w:pPr>
        <w:tabs>
          <w:tab w:val="num" w:pos="1440"/>
        </w:tabs>
        <w:ind w:left="1440" w:hanging="360"/>
      </w:pPr>
      <w:rPr>
        <w:rFonts w:ascii="Arial" w:hAnsi="Arial" w:hint="default"/>
      </w:rPr>
    </w:lvl>
    <w:lvl w:ilvl="2" w:tplc="970AE032" w:tentative="1">
      <w:start w:val="1"/>
      <w:numFmt w:val="bullet"/>
      <w:lvlText w:val="•"/>
      <w:lvlJc w:val="left"/>
      <w:pPr>
        <w:tabs>
          <w:tab w:val="num" w:pos="2160"/>
        </w:tabs>
        <w:ind w:left="2160" w:hanging="360"/>
      </w:pPr>
      <w:rPr>
        <w:rFonts w:ascii="Arial" w:hAnsi="Arial" w:hint="default"/>
      </w:rPr>
    </w:lvl>
    <w:lvl w:ilvl="3" w:tplc="7696DF58" w:tentative="1">
      <w:start w:val="1"/>
      <w:numFmt w:val="bullet"/>
      <w:lvlText w:val="•"/>
      <w:lvlJc w:val="left"/>
      <w:pPr>
        <w:tabs>
          <w:tab w:val="num" w:pos="2880"/>
        </w:tabs>
        <w:ind w:left="2880" w:hanging="360"/>
      </w:pPr>
      <w:rPr>
        <w:rFonts w:ascii="Arial" w:hAnsi="Arial" w:hint="default"/>
      </w:rPr>
    </w:lvl>
    <w:lvl w:ilvl="4" w:tplc="DDB059EC" w:tentative="1">
      <w:start w:val="1"/>
      <w:numFmt w:val="bullet"/>
      <w:lvlText w:val="•"/>
      <w:lvlJc w:val="left"/>
      <w:pPr>
        <w:tabs>
          <w:tab w:val="num" w:pos="3600"/>
        </w:tabs>
        <w:ind w:left="3600" w:hanging="360"/>
      </w:pPr>
      <w:rPr>
        <w:rFonts w:ascii="Arial" w:hAnsi="Arial" w:hint="default"/>
      </w:rPr>
    </w:lvl>
    <w:lvl w:ilvl="5" w:tplc="38C66AB6" w:tentative="1">
      <w:start w:val="1"/>
      <w:numFmt w:val="bullet"/>
      <w:lvlText w:val="•"/>
      <w:lvlJc w:val="left"/>
      <w:pPr>
        <w:tabs>
          <w:tab w:val="num" w:pos="4320"/>
        </w:tabs>
        <w:ind w:left="4320" w:hanging="360"/>
      </w:pPr>
      <w:rPr>
        <w:rFonts w:ascii="Arial" w:hAnsi="Arial" w:hint="default"/>
      </w:rPr>
    </w:lvl>
    <w:lvl w:ilvl="6" w:tplc="2ED4FB56" w:tentative="1">
      <w:start w:val="1"/>
      <w:numFmt w:val="bullet"/>
      <w:lvlText w:val="•"/>
      <w:lvlJc w:val="left"/>
      <w:pPr>
        <w:tabs>
          <w:tab w:val="num" w:pos="5040"/>
        </w:tabs>
        <w:ind w:left="5040" w:hanging="360"/>
      </w:pPr>
      <w:rPr>
        <w:rFonts w:ascii="Arial" w:hAnsi="Arial" w:hint="default"/>
      </w:rPr>
    </w:lvl>
    <w:lvl w:ilvl="7" w:tplc="98EC030C" w:tentative="1">
      <w:start w:val="1"/>
      <w:numFmt w:val="bullet"/>
      <w:lvlText w:val="•"/>
      <w:lvlJc w:val="left"/>
      <w:pPr>
        <w:tabs>
          <w:tab w:val="num" w:pos="5760"/>
        </w:tabs>
        <w:ind w:left="5760" w:hanging="360"/>
      </w:pPr>
      <w:rPr>
        <w:rFonts w:ascii="Arial" w:hAnsi="Arial" w:hint="default"/>
      </w:rPr>
    </w:lvl>
    <w:lvl w:ilvl="8" w:tplc="3C66823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2E371E8"/>
    <w:multiLevelType w:val="hybridMultilevel"/>
    <w:tmpl w:val="2AECF9F2"/>
    <w:lvl w:ilvl="0" w:tplc="826A8BE4">
      <w:start w:val="1"/>
      <w:numFmt w:val="decimal"/>
      <w:lvlText w:val="%1."/>
      <w:lvlJc w:val="left"/>
      <w:pPr>
        <w:tabs>
          <w:tab w:val="num" w:pos="720"/>
        </w:tabs>
        <w:ind w:left="720" w:hanging="360"/>
      </w:pPr>
    </w:lvl>
    <w:lvl w:ilvl="1" w:tplc="0DACBC32" w:tentative="1">
      <w:start w:val="1"/>
      <w:numFmt w:val="decimal"/>
      <w:lvlText w:val="%2."/>
      <w:lvlJc w:val="left"/>
      <w:pPr>
        <w:tabs>
          <w:tab w:val="num" w:pos="1440"/>
        </w:tabs>
        <w:ind w:left="1440" w:hanging="360"/>
      </w:pPr>
    </w:lvl>
    <w:lvl w:ilvl="2" w:tplc="4446BF0C" w:tentative="1">
      <w:start w:val="1"/>
      <w:numFmt w:val="decimal"/>
      <w:lvlText w:val="%3."/>
      <w:lvlJc w:val="left"/>
      <w:pPr>
        <w:tabs>
          <w:tab w:val="num" w:pos="2160"/>
        </w:tabs>
        <w:ind w:left="2160" w:hanging="360"/>
      </w:pPr>
    </w:lvl>
    <w:lvl w:ilvl="3" w:tplc="EA2AD238" w:tentative="1">
      <w:start w:val="1"/>
      <w:numFmt w:val="decimal"/>
      <w:lvlText w:val="%4."/>
      <w:lvlJc w:val="left"/>
      <w:pPr>
        <w:tabs>
          <w:tab w:val="num" w:pos="2880"/>
        </w:tabs>
        <w:ind w:left="2880" w:hanging="360"/>
      </w:pPr>
    </w:lvl>
    <w:lvl w:ilvl="4" w:tplc="676C2DEE" w:tentative="1">
      <w:start w:val="1"/>
      <w:numFmt w:val="decimal"/>
      <w:lvlText w:val="%5."/>
      <w:lvlJc w:val="left"/>
      <w:pPr>
        <w:tabs>
          <w:tab w:val="num" w:pos="3600"/>
        </w:tabs>
        <w:ind w:left="3600" w:hanging="360"/>
      </w:pPr>
    </w:lvl>
    <w:lvl w:ilvl="5" w:tplc="5BC4079C" w:tentative="1">
      <w:start w:val="1"/>
      <w:numFmt w:val="decimal"/>
      <w:lvlText w:val="%6."/>
      <w:lvlJc w:val="left"/>
      <w:pPr>
        <w:tabs>
          <w:tab w:val="num" w:pos="4320"/>
        </w:tabs>
        <w:ind w:left="4320" w:hanging="360"/>
      </w:pPr>
    </w:lvl>
    <w:lvl w:ilvl="6" w:tplc="6C4CF712" w:tentative="1">
      <w:start w:val="1"/>
      <w:numFmt w:val="decimal"/>
      <w:lvlText w:val="%7."/>
      <w:lvlJc w:val="left"/>
      <w:pPr>
        <w:tabs>
          <w:tab w:val="num" w:pos="5040"/>
        </w:tabs>
        <w:ind w:left="5040" w:hanging="360"/>
      </w:pPr>
    </w:lvl>
    <w:lvl w:ilvl="7" w:tplc="0AACD1FC" w:tentative="1">
      <w:start w:val="1"/>
      <w:numFmt w:val="decimal"/>
      <w:lvlText w:val="%8."/>
      <w:lvlJc w:val="left"/>
      <w:pPr>
        <w:tabs>
          <w:tab w:val="num" w:pos="5760"/>
        </w:tabs>
        <w:ind w:left="5760" w:hanging="360"/>
      </w:pPr>
    </w:lvl>
    <w:lvl w:ilvl="8" w:tplc="5C12865C" w:tentative="1">
      <w:start w:val="1"/>
      <w:numFmt w:val="decimal"/>
      <w:lvlText w:val="%9."/>
      <w:lvlJc w:val="left"/>
      <w:pPr>
        <w:tabs>
          <w:tab w:val="num" w:pos="6480"/>
        </w:tabs>
        <w:ind w:left="6480" w:hanging="360"/>
      </w:pPr>
    </w:lvl>
  </w:abstractNum>
  <w:abstractNum w:abstractNumId="15" w15:restartNumberingAfterBreak="0">
    <w:nsid w:val="356408EF"/>
    <w:multiLevelType w:val="hybridMultilevel"/>
    <w:tmpl w:val="EC6A6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867073"/>
    <w:multiLevelType w:val="hybridMultilevel"/>
    <w:tmpl w:val="77740BF6"/>
    <w:lvl w:ilvl="0" w:tplc="2834CDDE">
      <w:start w:val="1"/>
      <w:numFmt w:val="decimal"/>
      <w:lvlText w:val="%1."/>
      <w:lvlJc w:val="left"/>
      <w:pPr>
        <w:tabs>
          <w:tab w:val="num" w:pos="720"/>
        </w:tabs>
        <w:ind w:left="720" w:hanging="360"/>
      </w:pPr>
    </w:lvl>
    <w:lvl w:ilvl="1" w:tplc="647A1B7A" w:tentative="1">
      <w:start w:val="1"/>
      <w:numFmt w:val="decimal"/>
      <w:lvlText w:val="%2."/>
      <w:lvlJc w:val="left"/>
      <w:pPr>
        <w:tabs>
          <w:tab w:val="num" w:pos="1440"/>
        </w:tabs>
        <w:ind w:left="1440" w:hanging="360"/>
      </w:pPr>
    </w:lvl>
    <w:lvl w:ilvl="2" w:tplc="708E7D7E" w:tentative="1">
      <w:start w:val="1"/>
      <w:numFmt w:val="decimal"/>
      <w:lvlText w:val="%3."/>
      <w:lvlJc w:val="left"/>
      <w:pPr>
        <w:tabs>
          <w:tab w:val="num" w:pos="2160"/>
        </w:tabs>
        <w:ind w:left="2160" w:hanging="360"/>
      </w:pPr>
    </w:lvl>
    <w:lvl w:ilvl="3" w:tplc="B218D5E8" w:tentative="1">
      <w:start w:val="1"/>
      <w:numFmt w:val="decimal"/>
      <w:lvlText w:val="%4."/>
      <w:lvlJc w:val="left"/>
      <w:pPr>
        <w:tabs>
          <w:tab w:val="num" w:pos="2880"/>
        </w:tabs>
        <w:ind w:left="2880" w:hanging="360"/>
      </w:pPr>
    </w:lvl>
    <w:lvl w:ilvl="4" w:tplc="B18E12D0" w:tentative="1">
      <w:start w:val="1"/>
      <w:numFmt w:val="decimal"/>
      <w:lvlText w:val="%5."/>
      <w:lvlJc w:val="left"/>
      <w:pPr>
        <w:tabs>
          <w:tab w:val="num" w:pos="3600"/>
        </w:tabs>
        <w:ind w:left="3600" w:hanging="360"/>
      </w:pPr>
    </w:lvl>
    <w:lvl w:ilvl="5" w:tplc="0966EEBE" w:tentative="1">
      <w:start w:val="1"/>
      <w:numFmt w:val="decimal"/>
      <w:lvlText w:val="%6."/>
      <w:lvlJc w:val="left"/>
      <w:pPr>
        <w:tabs>
          <w:tab w:val="num" w:pos="4320"/>
        </w:tabs>
        <w:ind w:left="4320" w:hanging="360"/>
      </w:pPr>
    </w:lvl>
    <w:lvl w:ilvl="6" w:tplc="7CB4879C" w:tentative="1">
      <w:start w:val="1"/>
      <w:numFmt w:val="decimal"/>
      <w:lvlText w:val="%7."/>
      <w:lvlJc w:val="left"/>
      <w:pPr>
        <w:tabs>
          <w:tab w:val="num" w:pos="5040"/>
        </w:tabs>
        <w:ind w:left="5040" w:hanging="360"/>
      </w:pPr>
    </w:lvl>
    <w:lvl w:ilvl="7" w:tplc="E45C32D8" w:tentative="1">
      <w:start w:val="1"/>
      <w:numFmt w:val="decimal"/>
      <w:lvlText w:val="%8."/>
      <w:lvlJc w:val="left"/>
      <w:pPr>
        <w:tabs>
          <w:tab w:val="num" w:pos="5760"/>
        </w:tabs>
        <w:ind w:left="5760" w:hanging="360"/>
      </w:pPr>
    </w:lvl>
    <w:lvl w:ilvl="8" w:tplc="0656647C" w:tentative="1">
      <w:start w:val="1"/>
      <w:numFmt w:val="decimal"/>
      <w:lvlText w:val="%9."/>
      <w:lvlJc w:val="left"/>
      <w:pPr>
        <w:tabs>
          <w:tab w:val="num" w:pos="6480"/>
        </w:tabs>
        <w:ind w:left="6480" w:hanging="360"/>
      </w:pPr>
    </w:lvl>
  </w:abstractNum>
  <w:abstractNum w:abstractNumId="17" w15:restartNumberingAfterBreak="0">
    <w:nsid w:val="3EE1773C"/>
    <w:multiLevelType w:val="hybridMultilevel"/>
    <w:tmpl w:val="3BE05C9A"/>
    <w:lvl w:ilvl="0" w:tplc="E06AC95A">
      <w:start w:val="1"/>
      <w:numFmt w:val="decimal"/>
      <w:lvlText w:val="%1."/>
      <w:lvlJc w:val="left"/>
      <w:pPr>
        <w:tabs>
          <w:tab w:val="num" w:pos="720"/>
        </w:tabs>
        <w:ind w:left="720" w:hanging="360"/>
      </w:pPr>
    </w:lvl>
    <w:lvl w:ilvl="1" w:tplc="3274F758" w:tentative="1">
      <w:start w:val="1"/>
      <w:numFmt w:val="decimal"/>
      <w:lvlText w:val="%2."/>
      <w:lvlJc w:val="left"/>
      <w:pPr>
        <w:tabs>
          <w:tab w:val="num" w:pos="1440"/>
        </w:tabs>
        <w:ind w:left="1440" w:hanging="360"/>
      </w:pPr>
    </w:lvl>
    <w:lvl w:ilvl="2" w:tplc="AA865DC2" w:tentative="1">
      <w:start w:val="1"/>
      <w:numFmt w:val="decimal"/>
      <w:lvlText w:val="%3."/>
      <w:lvlJc w:val="left"/>
      <w:pPr>
        <w:tabs>
          <w:tab w:val="num" w:pos="2160"/>
        </w:tabs>
        <w:ind w:left="2160" w:hanging="360"/>
      </w:pPr>
    </w:lvl>
    <w:lvl w:ilvl="3" w:tplc="55145BA2" w:tentative="1">
      <w:start w:val="1"/>
      <w:numFmt w:val="decimal"/>
      <w:lvlText w:val="%4."/>
      <w:lvlJc w:val="left"/>
      <w:pPr>
        <w:tabs>
          <w:tab w:val="num" w:pos="2880"/>
        </w:tabs>
        <w:ind w:left="2880" w:hanging="360"/>
      </w:pPr>
    </w:lvl>
    <w:lvl w:ilvl="4" w:tplc="CBA2891C" w:tentative="1">
      <w:start w:val="1"/>
      <w:numFmt w:val="decimal"/>
      <w:lvlText w:val="%5."/>
      <w:lvlJc w:val="left"/>
      <w:pPr>
        <w:tabs>
          <w:tab w:val="num" w:pos="3600"/>
        </w:tabs>
        <w:ind w:left="3600" w:hanging="360"/>
      </w:pPr>
    </w:lvl>
    <w:lvl w:ilvl="5" w:tplc="99C49CCC" w:tentative="1">
      <w:start w:val="1"/>
      <w:numFmt w:val="decimal"/>
      <w:lvlText w:val="%6."/>
      <w:lvlJc w:val="left"/>
      <w:pPr>
        <w:tabs>
          <w:tab w:val="num" w:pos="4320"/>
        </w:tabs>
        <w:ind w:left="4320" w:hanging="360"/>
      </w:pPr>
    </w:lvl>
    <w:lvl w:ilvl="6" w:tplc="C218B42C" w:tentative="1">
      <w:start w:val="1"/>
      <w:numFmt w:val="decimal"/>
      <w:lvlText w:val="%7."/>
      <w:lvlJc w:val="left"/>
      <w:pPr>
        <w:tabs>
          <w:tab w:val="num" w:pos="5040"/>
        </w:tabs>
        <w:ind w:left="5040" w:hanging="360"/>
      </w:pPr>
    </w:lvl>
    <w:lvl w:ilvl="7" w:tplc="9B9C3930" w:tentative="1">
      <w:start w:val="1"/>
      <w:numFmt w:val="decimal"/>
      <w:lvlText w:val="%8."/>
      <w:lvlJc w:val="left"/>
      <w:pPr>
        <w:tabs>
          <w:tab w:val="num" w:pos="5760"/>
        </w:tabs>
        <w:ind w:left="5760" w:hanging="360"/>
      </w:pPr>
    </w:lvl>
    <w:lvl w:ilvl="8" w:tplc="705CEAFE" w:tentative="1">
      <w:start w:val="1"/>
      <w:numFmt w:val="decimal"/>
      <w:lvlText w:val="%9."/>
      <w:lvlJc w:val="left"/>
      <w:pPr>
        <w:tabs>
          <w:tab w:val="num" w:pos="6480"/>
        </w:tabs>
        <w:ind w:left="6480" w:hanging="360"/>
      </w:pPr>
    </w:lvl>
  </w:abstractNum>
  <w:abstractNum w:abstractNumId="18" w15:restartNumberingAfterBreak="0">
    <w:nsid w:val="44D72E75"/>
    <w:multiLevelType w:val="hybridMultilevel"/>
    <w:tmpl w:val="B56A1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1F079D"/>
    <w:multiLevelType w:val="hybridMultilevel"/>
    <w:tmpl w:val="F41219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6B5471"/>
    <w:multiLevelType w:val="hybridMultilevel"/>
    <w:tmpl w:val="9B162D54"/>
    <w:lvl w:ilvl="0" w:tplc="04090001">
      <w:start w:val="1"/>
      <w:numFmt w:val="bullet"/>
      <w:lvlText w:val=""/>
      <w:lvlJc w:val="left"/>
      <w:pPr>
        <w:ind w:left="1466" w:hanging="360"/>
      </w:pPr>
      <w:rPr>
        <w:rFonts w:ascii="Symbol" w:hAnsi="Symbol" w:hint="default"/>
      </w:rPr>
    </w:lvl>
    <w:lvl w:ilvl="1" w:tplc="04090003" w:tentative="1">
      <w:start w:val="1"/>
      <w:numFmt w:val="bullet"/>
      <w:lvlText w:val="o"/>
      <w:lvlJc w:val="left"/>
      <w:pPr>
        <w:ind w:left="2186" w:hanging="360"/>
      </w:pPr>
      <w:rPr>
        <w:rFonts w:ascii="Courier New" w:hAnsi="Courier New" w:cs="Courier New" w:hint="default"/>
      </w:rPr>
    </w:lvl>
    <w:lvl w:ilvl="2" w:tplc="04090005" w:tentative="1">
      <w:start w:val="1"/>
      <w:numFmt w:val="bullet"/>
      <w:lvlText w:val=""/>
      <w:lvlJc w:val="left"/>
      <w:pPr>
        <w:ind w:left="2906" w:hanging="360"/>
      </w:pPr>
      <w:rPr>
        <w:rFonts w:ascii="Wingdings" w:hAnsi="Wingdings" w:hint="default"/>
      </w:rPr>
    </w:lvl>
    <w:lvl w:ilvl="3" w:tplc="04090001" w:tentative="1">
      <w:start w:val="1"/>
      <w:numFmt w:val="bullet"/>
      <w:lvlText w:val=""/>
      <w:lvlJc w:val="left"/>
      <w:pPr>
        <w:ind w:left="3626" w:hanging="360"/>
      </w:pPr>
      <w:rPr>
        <w:rFonts w:ascii="Symbol" w:hAnsi="Symbol" w:hint="default"/>
      </w:rPr>
    </w:lvl>
    <w:lvl w:ilvl="4" w:tplc="04090003" w:tentative="1">
      <w:start w:val="1"/>
      <w:numFmt w:val="bullet"/>
      <w:lvlText w:val="o"/>
      <w:lvlJc w:val="left"/>
      <w:pPr>
        <w:ind w:left="4346" w:hanging="360"/>
      </w:pPr>
      <w:rPr>
        <w:rFonts w:ascii="Courier New" w:hAnsi="Courier New" w:cs="Courier New" w:hint="default"/>
      </w:rPr>
    </w:lvl>
    <w:lvl w:ilvl="5" w:tplc="04090005" w:tentative="1">
      <w:start w:val="1"/>
      <w:numFmt w:val="bullet"/>
      <w:lvlText w:val=""/>
      <w:lvlJc w:val="left"/>
      <w:pPr>
        <w:ind w:left="5066" w:hanging="360"/>
      </w:pPr>
      <w:rPr>
        <w:rFonts w:ascii="Wingdings" w:hAnsi="Wingdings" w:hint="default"/>
      </w:rPr>
    </w:lvl>
    <w:lvl w:ilvl="6" w:tplc="04090001" w:tentative="1">
      <w:start w:val="1"/>
      <w:numFmt w:val="bullet"/>
      <w:lvlText w:val=""/>
      <w:lvlJc w:val="left"/>
      <w:pPr>
        <w:ind w:left="5786" w:hanging="360"/>
      </w:pPr>
      <w:rPr>
        <w:rFonts w:ascii="Symbol" w:hAnsi="Symbol" w:hint="default"/>
      </w:rPr>
    </w:lvl>
    <w:lvl w:ilvl="7" w:tplc="04090003" w:tentative="1">
      <w:start w:val="1"/>
      <w:numFmt w:val="bullet"/>
      <w:lvlText w:val="o"/>
      <w:lvlJc w:val="left"/>
      <w:pPr>
        <w:ind w:left="6506" w:hanging="360"/>
      </w:pPr>
      <w:rPr>
        <w:rFonts w:ascii="Courier New" w:hAnsi="Courier New" w:cs="Courier New" w:hint="default"/>
      </w:rPr>
    </w:lvl>
    <w:lvl w:ilvl="8" w:tplc="04090005" w:tentative="1">
      <w:start w:val="1"/>
      <w:numFmt w:val="bullet"/>
      <w:lvlText w:val=""/>
      <w:lvlJc w:val="left"/>
      <w:pPr>
        <w:ind w:left="7226" w:hanging="360"/>
      </w:pPr>
      <w:rPr>
        <w:rFonts w:ascii="Wingdings" w:hAnsi="Wingdings" w:hint="default"/>
      </w:rPr>
    </w:lvl>
  </w:abstractNum>
  <w:abstractNum w:abstractNumId="21" w15:restartNumberingAfterBreak="0">
    <w:nsid w:val="468C1C4F"/>
    <w:multiLevelType w:val="hybridMultilevel"/>
    <w:tmpl w:val="55FE537E"/>
    <w:lvl w:ilvl="0" w:tplc="8D242352">
      <w:start w:val="1"/>
      <w:numFmt w:val="bullet"/>
      <w:lvlText w:val="•"/>
      <w:lvlJc w:val="left"/>
      <w:pPr>
        <w:tabs>
          <w:tab w:val="num" w:pos="720"/>
        </w:tabs>
        <w:ind w:left="720" w:hanging="360"/>
      </w:pPr>
      <w:rPr>
        <w:rFonts w:ascii="Arial" w:hAnsi="Arial" w:hint="default"/>
      </w:rPr>
    </w:lvl>
    <w:lvl w:ilvl="1" w:tplc="752442EA">
      <w:start w:val="1"/>
      <w:numFmt w:val="bullet"/>
      <w:lvlText w:val="•"/>
      <w:lvlJc w:val="left"/>
      <w:pPr>
        <w:tabs>
          <w:tab w:val="num" w:pos="1440"/>
        </w:tabs>
        <w:ind w:left="1440" w:hanging="360"/>
      </w:pPr>
      <w:rPr>
        <w:rFonts w:ascii="Arial" w:hAnsi="Arial" w:hint="default"/>
      </w:rPr>
    </w:lvl>
    <w:lvl w:ilvl="2" w:tplc="7B783C00" w:tentative="1">
      <w:start w:val="1"/>
      <w:numFmt w:val="bullet"/>
      <w:lvlText w:val="•"/>
      <w:lvlJc w:val="left"/>
      <w:pPr>
        <w:tabs>
          <w:tab w:val="num" w:pos="2160"/>
        </w:tabs>
        <w:ind w:left="2160" w:hanging="360"/>
      </w:pPr>
      <w:rPr>
        <w:rFonts w:ascii="Arial" w:hAnsi="Arial" w:hint="default"/>
      </w:rPr>
    </w:lvl>
    <w:lvl w:ilvl="3" w:tplc="4524D442" w:tentative="1">
      <w:start w:val="1"/>
      <w:numFmt w:val="bullet"/>
      <w:lvlText w:val="•"/>
      <w:lvlJc w:val="left"/>
      <w:pPr>
        <w:tabs>
          <w:tab w:val="num" w:pos="2880"/>
        </w:tabs>
        <w:ind w:left="2880" w:hanging="360"/>
      </w:pPr>
      <w:rPr>
        <w:rFonts w:ascii="Arial" w:hAnsi="Arial" w:hint="default"/>
      </w:rPr>
    </w:lvl>
    <w:lvl w:ilvl="4" w:tplc="79C875C2" w:tentative="1">
      <w:start w:val="1"/>
      <w:numFmt w:val="bullet"/>
      <w:lvlText w:val="•"/>
      <w:lvlJc w:val="left"/>
      <w:pPr>
        <w:tabs>
          <w:tab w:val="num" w:pos="3600"/>
        </w:tabs>
        <w:ind w:left="3600" w:hanging="360"/>
      </w:pPr>
      <w:rPr>
        <w:rFonts w:ascii="Arial" w:hAnsi="Arial" w:hint="default"/>
      </w:rPr>
    </w:lvl>
    <w:lvl w:ilvl="5" w:tplc="18FE1D68" w:tentative="1">
      <w:start w:val="1"/>
      <w:numFmt w:val="bullet"/>
      <w:lvlText w:val="•"/>
      <w:lvlJc w:val="left"/>
      <w:pPr>
        <w:tabs>
          <w:tab w:val="num" w:pos="4320"/>
        </w:tabs>
        <w:ind w:left="4320" w:hanging="360"/>
      </w:pPr>
      <w:rPr>
        <w:rFonts w:ascii="Arial" w:hAnsi="Arial" w:hint="default"/>
      </w:rPr>
    </w:lvl>
    <w:lvl w:ilvl="6" w:tplc="9BA451A8" w:tentative="1">
      <w:start w:val="1"/>
      <w:numFmt w:val="bullet"/>
      <w:lvlText w:val="•"/>
      <w:lvlJc w:val="left"/>
      <w:pPr>
        <w:tabs>
          <w:tab w:val="num" w:pos="5040"/>
        </w:tabs>
        <w:ind w:left="5040" w:hanging="360"/>
      </w:pPr>
      <w:rPr>
        <w:rFonts w:ascii="Arial" w:hAnsi="Arial" w:hint="default"/>
      </w:rPr>
    </w:lvl>
    <w:lvl w:ilvl="7" w:tplc="F5D6A558" w:tentative="1">
      <w:start w:val="1"/>
      <w:numFmt w:val="bullet"/>
      <w:lvlText w:val="•"/>
      <w:lvlJc w:val="left"/>
      <w:pPr>
        <w:tabs>
          <w:tab w:val="num" w:pos="5760"/>
        </w:tabs>
        <w:ind w:left="5760" w:hanging="360"/>
      </w:pPr>
      <w:rPr>
        <w:rFonts w:ascii="Arial" w:hAnsi="Arial" w:hint="default"/>
      </w:rPr>
    </w:lvl>
    <w:lvl w:ilvl="8" w:tplc="ADA6296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84F515C"/>
    <w:multiLevelType w:val="hybridMultilevel"/>
    <w:tmpl w:val="10C824F0"/>
    <w:lvl w:ilvl="0" w:tplc="79BC9326">
      <w:start w:val="1"/>
      <w:numFmt w:val="decimal"/>
      <w:lvlText w:val="%1."/>
      <w:lvlJc w:val="left"/>
      <w:pPr>
        <w:tabs>
          <w:tab w:val="num" w:pos="720"/>
        </w:tabs>
        <w:ind w:left="720" w:hanging="360"/>
      </w:pPr>
    </w:lvl>
    <w:lvl w:ilvl="1" w:tplc="BE565E2C" w:tentative="1">
      <w:start w:val="1"/>
      <w:numFmt w:val="decimal"/>
      <w:lvlText w:val="%2."/>
      <w:lvlJc w:val="left"/>
      <w:pPr>
        <w:tabs>
          <w:tab w:val="num" w:pos="1440"/>
        </w:tabs>
        <w:ind w:left="1440" w:hanging="360"/>
      </w:pPr>
    </w:lvl>
    <w:lvl w:ilvl="2" w:tplc="20723AF6" w:tentative="1">
      <w:start w:val="1"/>
      <w:numFmt w:val="decimal"/>
      <w:lvlText w:val="%3."/>
      <w:lvlJc w:val="left"/>
      <w:pPr>
        <w:tabs>
          <w:tab w:val="num" w:pos="2160"/>
        </w:tabs>
        <w:ind w:left="2160" w:hanging="360"/>
      </w:pPr>
    </w:lvl>
    <w:lvl w:ilvl="3" w:tplc="555C07F8" w:tentative="1">
      <w:start w:val="1"/>
      <w:numFmt w:val="decimal"/>
      <w:lvlText w:val="%4."/>
      <w:lvlJc w:val="left"/>
      <w:pPr>
        <w:tabs>
          <w:tab w:val="num" w:pos="2880"/>
        </w:tabs>
        <w:ind w:left="2880" w:hanging="360"/>
      </w:pPr>
    </w:lvl>
    <w:lvl w:ilvl="4" w:tplc="F4B8CAC8" w:tentative="1">
      <w:start w:val="1"/>
      <w:numFmt w:val="decimal"/>
      <w:lvlText w:val="%5."/>
      <w:lvlJc w:val="left"/>
      <w:pPr>
        <w:tabs>
          <w:tab w:val="num" w:pos="3600"/>
        </w:tabs>
        <w:ind w:left="3600" w:hanging="360"/>
      </w:pPr>
    </w:lvl>
    <w:lvl w:ilvl="5" w:tplc="DE84F552" w:tentative="1">
      <w:start w:val="1"/>
      <w:numFmt w:val="decimal"/>
      <w:lvlText w:val="%6."/>
      <w:lvlJc w:val="left"/>
      <w:pPr>
        <w:tabs>
          <w:tab w:val="num" w:pos="4320"/>
        </w:tabs>
        <w:ind w:left="4320" w:hanging="360"/>
      </w:pPr>
    </w:lvl>
    <w:lvl w:ilvl="6" w:tplc="16BCB20A" w:tentative="1">
      <w:start w:val="1"/>
      <w:numFmt w:val="decimal"/>
      <w:lvlText w:val="%7."/>
      <w:lvlJc w:val="left"/>
      <w:pPr>
        <w:tabs>
          <w:tab w:val="num" w:pos="5040"/>
        </w:tabs>
        <w:ind w:left="5040" w:hanging="360"/>
      </w:pPr>
    </w:lvl>
    <w:lvl w:ilvl="7" w:tplc="E11A2938" w:tentative="1">
      <w:start w:val="1"/>
      <w:numFmt w:val="decimal"/>
      <w:lvlText w:val="%8."/>
      <w:lvlJc w:val="left"/>
      <w:pPr>
        <w:tabs>
          <w:tab w:val="num" w:pos="5760"/>
        </w:tabs>
        <w:ind w:left="5760" w:hanging="360"/>
      </w:pPr>
    </w:lvl>
    <w:lvl w:ilvl="8" w:tplc="B2948778" w:tentative="1">
      <w:start w:val="1"/>
      <w:numFmt w:val="decimal"/>
      <w:lvlText w:val="%9."/>
      <w:lvlJc w:val="left"/>
      <w:pPr>
        <w:tabs>
          <w:tab w:val="num" w:pos="6480"/>
        </w:tabs>
        <w:ind w:left="6480" w:hanging="360"/>
      </w:pPr>
    </w:lvl>
  </w:abstractNum>
  <w:abstractNum w:abstractNumId="23" w15:restartNumberingAfterBreak="0">
    <w:nsid w:val="52084C78"/>
    <w:multiLevelType w:val="hybridMultilevel"/>
    <w:tmpl w:val="960A870E"/>
    <w:lvl w:ilvl="0" w:tplc="95D8216A">
      <w:start w:val="1"/>
      <w:numFmt w:val="bullet"/>
      <w:lvlText w:val="•"/>
      <w:lvlJc w:val="left"/>
      <w:pPr>
        <w:tabs>
          <w:tab w:val="num" w:pos="720"/>
        </w:tabs>
        <w:ind w:left="720" w:hanging="360"/>
      </w:pPr>
      <w:rPr>
        <w:rFonts w:ascii="Times New Roman" w:hAnsi="Times New Roman" w:hint="default"/>
      </w:rPr>
    </w:lvl>
    <w:lvl w:ilvl="1" w:tplc="3AF0797E" w:tentative="1">
      <w:start w:val="1"/>
      <w:numFmt w:val="bullet"/>
      <w:lvlText w:val="•"/>
      <w:lvlJc w:val="left"/>
      <w:pPr>
        <w:tabs>
          <w:tab w:val="num" w:pos="1440"/>
        </w:tabs>
        <w:ind w:left="1440" w:hanging="360"/>
      </w:pPr>
      <w:rPr>
        <w:rFonts w:ascii="Times New Roman" w:hAnsi="Times New Roman" w:hint="default"/>
      </w:rPr>
    </w:lvl>
    <w:lvl w:ilvl="2" w:tplc="6C9ADFBE" w:tentative="1">
      <w:start w:val="1"/>
      <w:numFmt w:val="bullet"/>
      <w:lvlText w:val="•"/>
      <w:lvlJc w:val="left"/>
      <w:pPr>
        <w:tabs>
          <w:tab w:val="num" w:pos="2160"/>
        </w:tabs>
        <w:ind w:left="2160" w:hanging="360"/>
      </w:pPr>
      <w:rPr>
        <w:rFonts w:ascii="Times New Roman" w:hAnsi="Times New Roman" w:hint="default"/>
      </w:rPr>
    </w:lvl>
    <w:lvl w:ilvl="3" w:tplc="233C3AC4" w:tentative="1">
      <w:start w:val="1"/>
      <w:numFmt w:val="bullet"/>
      <w:lvlText w:val="•"/>
      <w:lvlJc w:val="left"/>
      <w:pPr>
        <w:tabs>
          <w:tab w:val="num" w:pos="2880"/>
        </w:tabs>
        <w:ind w:left="2880" w:hanging="360"/>
      </w:pPr>
      <w:rPr>
        <w:rFonts w:ascii="Times New Roman" w:hAnsi="Times New Roman" w:hint="default"/>
      </w:rPr>
    </w:lvl>
    <w:lvl w:ilvl="4" w:tplc="FC2A8862" w:tentative="1">
      <w:start w:val="1"/>
      <w:numFmt w:val="bullet"/>
      <w:lvlText w:val="•"/>
      <w:lvlJc w:val="left"/>
      <w:pPr>
        <w:tabs>
          <w:tab w:val="num" w:pos="3600"/>
        </w:tabs>
        <w:ind w:left="3600" w:hanging="360"/>
      </w:pPr>
      <w:rPr>
        <w:rFonts w:ascii="Times New Roman" w:hAnsi="Times New Roman" w:hint="default"/>
      </w:rPr>
    </w:lvl>
    <w:lvl w:ilvl="5" w:tplc="BDA4D9FE" w:tentative="1">
      <w:start w:val="1"/>
      <w:numFmt w:val="bullet"/>
      <w:lvlText w:val="•"/>
      <w:lvlJc w:val="left"/>
      <w:pPr>
        <w:tabs>
          <w:tab w:val="num" w:pos="4320"/>
        </w:tabs>
        <w:ind w:left="4320" w:hanging="360"/>
      </w:pPr>
      <w:rPr>
        <w:rFonts w:ascii="Times New Roman" w:hAnsi="Times New Roman" w:hint="default"/>
      </w:rPr>
    </w:lvl>
    <w:lvl w:ilvl="6" w:tplc="799236DA" w:tentative="1">
      <w:start w:val="1"/>
      <w:numFmt w:val="bullet"/>
      <w:lvlText w:val="•"/>
      <w:lvlJc w:val="left"/>
      <w:pPr>
        <w:tabs>
          <w:tab w:val="num" w:pos="5040"/>
        </w:tabs>
        <w:ind w:left="5040" w:hanging="360"/>
      </w:pPr>
      <w:rPr>
        <w:rFonts w:ascii="Times New Roman" w:hAnsi="Times New Roman" w:hint="default"/>
      </w:rPr>
    </w:lvl>
    <w:lvl w:ilvl="7" w:tplc="D1E6E676" w:tentative="1">
      <w:start w:val="1"/>
      <w:numFmt w:val="bullet"/>
      <w:lvlText w:val="•"/>
      <w:lvlJc w:val="left"/>
      <w:pPr>
        <w:tabs>
          <w:tab w:val="num" w:pos="5760"/>
        </w:tabs>
        <w:ind w:left="5760" w:hanging="360"/>
      </w:pPr>
      <w:rPr>
        <w:rFonts w:ascii="Times New Roman" w:hAnsi="Times New Roman" w:hint="default"/>
      </w:rPr>
    </w:lvl>
    <w:lvl w:ilvl="8" w:tplc="FFAAA86A"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6139073E"/>
    <w:multiLevelType w:val="hybridMultilevel"/>
    <w:tmpl w:val="B56A1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0040F4"/>
    <w:multiLevelType w:val="hybridMultilevel"/>
    <w:tmpl w:val="2236E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CC69AB"/>
    <w:multiLevelType w:val="hybridMultilevel"/>
    <w:tmpl w:val="80A82D92"/>
    <w:lvl w:ilvl="0" w:tplc="F75C45EC">
      <w:start w:val="1"/>
      <w:numFmt w:val="decimal"/>
      <w:lvlText w:val="%1."/>
      <w:lvlJc w:val="left"/>
      <w:pPr>
        <w:tabs>
          <w:tab w:val="num" w:pos="720"/>
        </w:tabs>
        <w:ind w:left="720" w:hanging="360"/>
      </w:pPr>
    </w:lvl>
    <w:lvl w:ilvl="1" w:tplc="C2048E5C" w:tentative="1">
      <w:start w:val="1"/>
      <w:numFmt w:val="decimal"/>
      <w:lvlText w:val="%2."/>
      <w:lvlJc w:val="left"/>
      <w:pPr>
        <w:tabs>
          <w:tab w:val="num" w:pos="1440"/>
        </w:tabs>
        <w:ind w:left="1440" w:hanging="360"/>
      </w:pPr>
    </w:lvl>
    <w:lvl w:ilvl="2" w:tplc="067C3AD0" w:tentative="1">
      <w:start w:val="1"/>
      <w:numFmt w:val="decimal"/>
      <w:lvlText w:val="%3."/>
      <w:lvlJc w:val="left"/>
      <w:pPr>
        <w:tabs>
          <w:tab w:val="num" w:pos="2160"/>
        </w:tabs>
        <w:ind w:left="2160" w:hanging="360"/>
      </w:pPr>
    </w:lvl>
    <w:lvl w:ilvl="3" w:tplc="AADADD44" w:tentative="1">
      <w:start w:val="1"/>
      <w:numFmt w:val="decimal"/>
      <w:lvlText w:val="%4."/>
      <w:lvlJc w:val="left"/>
      <w:pPr>
        <w:tabs>
          <w:tab w:val="num" w:pos="2880"/>
        </w:tabs>
        <w:ind w:left="2880" w:hanging="360"/>
      </w:pPr>
    </w:lvl>
    <w:lvl w:ilvl="4" w:tplc="206667A0" w:tentative="1">
      <w:start w:val="1"/>
      <w:numFmt w:val="decimal"/>
      <w:lvlText w:val="%5."/>
      <w:lvlJc w:val="left"/>
      <w:pPr>
        <w:tabs>
          <w:tab w:val="num" w:pos="3600"/>
        </w:tabs>
        <w:ind w:left="3600" w:hanging="360"/>
      </w:pPr>
    </w:lvl>
    <w:lvl w:ilvl="5" w:tplc="FFF4DDE8" w:tentative="1">
      <w:start w:val="1"/>
      <w:numFmt w:val="decimal"/>
      <w:lvlText w:val="%6."/>
      <w:lvlJc w:val="left"/>
      <w:pPr>
        <w:tabs>
          <w:tab w:val="num" w:pos="4320"/>
        </w:tabs>
        <w:ind w:left="4320" w:hanging="360"/>
      </w:pPr>
    </w:lvl>
    <w:lvl w:ilvl="6" w:tplc="D29A1F70" w:tentative="1">
      <w:start w:val="1"/>
      <w:numFmt w:val="decimal"/>
      <w:lvlText w:val="%7."/>
      <w:lvlJc w:val="left"/>
      <w:pPr>
        <w:tabs>
          <w:tab w:val="num" w:pos="5040"/>
        </w:tabs>
        <w:ind w:left="5040" w:hanging="360"/>
      </w:pPr>
    </w:lvl>
    <w:lvl w:ilvl="7" w:tplc="575E40EE" w:tentative="1">
      <w:start w:val="1"/>
      <w:numFmt w:val="decimal"/>
      <w:lvlText w:val="%8."/>
      <w:lvlJc w:val="left"/>
      <w:pPr>
        <w:tabs>
          <w:tab w:val="num" w:pos="5760"/>
        </w:tabs>
        <w:ind w:left="5760" w:hanging="360"/>
      </w:pPr>
    </w:lvl>
    <w:lvl w:ilvl="8" w:tplc="356248C8" w:tentative="1">
      <w:start w:val="1"/>
      <w:numFmt w:val="decimal"/>
      <w:lvlText w:val="%9."/>
      <w:lvlJc w:val="left"/>
      <w:pPr>
        <w:tabs>
          <w:tab w:val="num" w:pos="6480"/>
        </w:tabs>
        <w:ind w:left="6480" w:hanging="360"/>
      </w:pPr>
    </w:lvl>
  </w:abstractNum>
  <w:abstractNum w:abstractNumId="27" w15:restartNumberingAfterBreak="0">
    <w:nsid w:val="7119170A"/>
    <w:multiLevelType w:val="hybridMultilevel"/>
    <w:tmpl w:val="A9580FC8"/>
    <w:lvl w:ilvl="0" w:tplc="2F5C6894">
      <w:start w:val="1"/>
      <w:numFmt w:val="bullet"/>
      <w:lvlText w:val="•"/>
      <w:lvlJc w:val="left"/>
      <w:pPr>
        <w:tabs>
          <w:tab w:val="num" w:pos="1080"/>
        </w:tabs>
        <w:ind w:left="1080" w:hanging="360"/>
      </w:pPr>
      <w:rPr>
        <w:rFonts w:ascii="Arial" w:hAnsi="Arial" w:hint="default"/>
      </w:rPr>
    </w:lvl>
    <w:lvl w:ilvl="1" w:tplc="6C3EF26A">
      <w:start w:val="1"/>
      <w:numFmt w:val="bullet"/>
      <w:lvlText w:val="•"/>
      <w:lvlJc w:val="left"/>
      <w:pPr>
        <w:tabs>
          <w:tab w:val="num" w:pos="1800"/>
        </w:tabs>
        <w:ind w:left="1800" w:hanging="360"/>
      </w:pPr>
      <w:rPr>
        <w:rFonts w:ascii="Arial" w:hAnsi="Arial" w:hint="default"/>
      </w:rPr>
    </w:lvl>
    <w:lvl w:ilvl="2" w:tplc="8520B84C" w:tentative="1">
      <w:start w:val="1"/>
      <w:numFmt w:val="bullet"/>
      <w:lvlText w:val="•"/>
      <w:lvlJc w:val="left"/>
      <w:pPr>
        <w:tabs>
          <w:tab w:val="num" w:pos="2520"/>
        </w:tabs>
        <w:ind w:left="2520" w:hanging="360"/>
      </w:pPr>
      <w:rPr>
        <w:rFonts w:ascii="Arial" w:hAnsi="Arial" w:hint="default"/>
      </w:rPr>
    </w:lvl>
    <w:lvl w:ilvl="3" w:tplc="C62279B8" w:tentative="1">
      <w:start w:val="1"/>
      <w:numFmt w:val="bullet"/>
      <w:lvlText w:val="•"/>
      <w:lvlJc w:val="left"/>
      <w:pPr>
        <w:tabs>
          <w:tab w:val="num" w:pos="3240"/>
        </w:tabs>
        <w:ind w:left="3240" w:hanging="360"/>
      </w:pPr>
      <w:rPr>
        <w:rFonts w:ascii="Arial" w:hAnsi="Arial" w:hint="default"/>
      </w:rPr>
    </w:lvl>
    <w:lvl w:ilvl="4" w:tplc="E4A04FFA" w:tentative="1">
      <w:start w:val="1"/>
      <w:numFmt w:val="bullet"/>
      <w:lvlText w:val="•"/>
      <w:lvlJc w:val="left"/>
      <w:pPr>
        <w:tabs>
          <w:tab w:val="num" w:pos="3960"/>
        </w:tabs>
        <w:ind w:left="3960" w:hanging="360"/>
      </w:pPr>
      <w:rPr>
        <w:rFonts w:ascii="Arial" w:hAnsi="Arial" w:hint="default"/>
      </w:rPr>
    </w:lvl>
    <w:lvl w:ilvl="5" w:tplc="905244C8" w:tentative="1">
      <w:start w:val="1"/>
      <w:numFmt w:val="bullet"/>
      <w:lvlText w:val="•"/>
      <w:lvlJc w:val="left"/>
      <w:pPr>
        <w:tabs>
          <w:tab w:val="num" w:pos="4680"/>
        </w:tabs>
        <w:ind w:left="4680" w:hanging="360"/>
      </w:pPr>
      <w:rPr>
        <w:rFonts w:ascii="Arial" w:hAnsi="Arial" w:hint="default"/>
      </w:rPr>
    </w:lvl>
    <w:lvl w:ilvl="6" w:tplc="3E3A9A4C" w:tentative="1">
      <w:start w:val="1"/>
      <w:numFmt w:val="bullet"/>
      <w:lvlText w:val="•"/>
      <w:lvlJc w:val="left"/>
      <w:pPr>
        <w:tabs>
          <w:tab w:val="num" w:pos="5400"/>
        </w:tabs>
        <w:ind w:left="5400" w:hanging="360"/>
      </w:pPr>
      <w:rPr>
        <w:rFonts w:ascii="Arial" w:hAnsi="Arial" w:hint="default"/>
      </w:rPr>
    </w:lvl>
    <w:lvl w:ilvl="7" w:tplc="E38294CA" w:tentative="1">
      <w:start w:val="1"/>
      <w:numFmt w:val="bullet"/>
      <w:lvlText w:val="•"/>
      <w:lvlJc w:val="left"/>
      <w:pPr>
        <w:tabs>
          <w:tab w:val="num" w:pos="6120"/>
        </w:tabs>
        <w:ind w:left="6120" w:hanging="360"/>
      </w:pPr>
      <w:rPr>
        <w:rFonts w:ascii="Arial" w:hAnsi="Arial" w:hint="default"/>
      </w:rPr>
    </w:lvl>
    <w:lvl w:ilvl="8" w:tplc="743A6F8A" w:tentative="1">
      <w:start w:val="1"/>
      <w:numFmt w:val="bullet"/>
      <w:lvlText w:val="•"/>
      <w:lvlJc w:val="left"/>
      <w:pPr>
        <w:tabs>
          <w:tab w:val="num" w:pos="6840"/>
        </w:tabs>
        <w:ind w:left="6840" w:hanging="360"/>
      </w:pPr>
      <w:rPr>
        <w:rFonts w:ascii="Arial" w:hAnsi="Arial" w:hint="default"/>
      </w:rPr>
    </w:lvl>
  </w:abstractNum>
  <w:abstractNum w:abstractNumId="28" w15:restartNumberingAfterBreak="0">
    <w:nsid w:val="753419D5"/>
    <w:multiLevelType w:val="hybridMultilevel"/>
    <w:tmpl w:val="B56A1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755834"/>
    <w:multiLevelType w:val="hybridMultilevel"/>
    <w:tmpl w:val="67629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335EEC"/>
    <w:multiLevelType w:val="hybridMultilevel"/>
    <w:tmpl w:val="B7AA6796"/>
    <w:lvl w:ilvl="0" w:tplc="04090001">
      <w:start w:val="1"/>
      <w:numFmt w:val="bullet"/>
      <w:lvlText w:val=""/>
      <w:lvlJc w:val="left"/>
      <w:pPr>
        <w:tabs>
          <w:tab w:val="num" w:pos="720"/>
        </w:tabs>
        <w:ind w:left="720" w:hanging="360"/>
      </w:pPr>
      <w:rPr>
        <w:rFonts w:ascii="Symbol" w:hAnsi="Symbol" w:hint="default"/>
      </w:rPr>
    </w:lvl>
    <w:lvl w:ilvl="1" w:tplc="A8BA62E0" w:tentative="1">
      <w:start w:val="1"/>
      <w:numFmt w:val="bullet"/>
      <w:lvlText w:val="•"/>
      <w:lvlJc w:val="left"/>
      <w:pPr>
        <w:tabs>
          <w:tab w:val="num" w:pos="1440"/>
        </w:tabs>
        <w:ind w:left="1440" w:hanging="360"/>
      </w:pPr>
      <w:rPr>
        <w:rFonts w:ascii="Arial" w:hAnsi="Arial" w:hint="default"/>
      </w:rPr>
    </w:lvl>
    <w:lvl w:ilvl="2" w:tplc="917A7B52" w:tentative="1">
      <w:start w:val="1"/>
      <w:numFmt w:val="bullet"/>
      <w:lvlText w:val="•"/>
      <w:lvlJc w:val="left"/>
      <w:pPr>
        <w:tabs>
          <w:tab w:val="num" w:pos="2160"/>
        </w:tabs>
        <w:ind w:left="2160" w:hanging="360"/>
      </w:pPr>
      <w:rPr>
        <w:rFonts w:ascii="Arial" w:hAnsi="Arial" w:hint="default"/>
      </w:rPr>
    </w:lvl>
    <w:lvl w:ilvl="3" w:tplc="6C486A7E" w:tentative="1">
      <w:start w:val="1"/>
      <w:numFmt w:val="bullet"/>
      <w:lvlText w:val="•"/>
      <w:lvlJc w:val="left"/>
      <w:pPr>
        <w:tabs>
          <w:tab w:val="num" w:pos="2880"/>
        </w:tabs>
        <w:ind w:left="2880" w:hanging="360"/>
      </w:pPr>
      <w:rPr>
        <w:rFonts w:ascii="Arial" w:hAnsi="Arial" w:hint="default"/>
      </w:rPr>
    </w:lvl>
    <w:lvl w:ilvl="4" w:tplc="E2DE0094" w:tentative="1">
      <w:start w:val="1"/>
      <w:numFmt w:val="bullet"/>
      <w:lvlText w:val="•"/>
      <w:lvlJc w:val="left"/>
      <w:pPr>
        <w:tabs>
          <w:tab w:val="num" w:pos="3600"/>
        </w:tabs>
        <w:ind w:left="3600" w:hanging="360"/>
      </w:pPr>
      <w:rPr>
        <w:rFonts w:ascii="Arial" w:hAnsi="Arial" w:hint="default"/>
      </w:rPr>
    </w:lvl>
    <w:lvl w:ilvl="5" w:tplc="7434596E" w:tentative="1">
      <w:start w:val="1"/>
      <w:numFmt w:val="bullet"/>
      <w:lvlText w:val="•"/>
      <w:lvlJc w:val="left"/>
      <w:pPr>
        <w:tabs>
          <w:tab w:val="num" w:pos="4320"/>
        </w:tabs>
        <w:ind w:left="4320" w:hanging="360"/>
      </w:pPr>
      <w:rPr>
        <w:rFonts w:ascii="Arial" w:hAnsi="Arial" w:hint="default"/>
      </w:rPr>
    </w:lvl>
    <w:lvl w:ilvl="6" w:tplc="4A5866C0" w:tentative="1">
      <w:start w:val="1"/>
      <w:numFmt w:val="bullet"/>
      <w:lvlText w:val="•"/>
      <w:lvlJc w:val="left"/>
      <w:pPr>
        <w:tabs>
          <w:tab w:val="num" w:pos="5040"/>
        </w:tabs>
        <w:ind w:left="5040" w:hanging="360"/>
      </w:pPr>
      <w:rPr>
        <w:rFonts w:ascii="Arial" w:hAnsi="Arial" w:hint="default"/>
      </w:rPr>
    </w:lvl>
    <w:lvl w:ilvl="7" w:tplc="4EF8FF06" w:tentative="1">
      <w:start w:val="1"/>
      <w:numFmt w:val="bullet"/>
      <w:lvlText w:val="•"/>
      <w:lvlJc w:val="left"/>
      <w:pPr>
        <w:tabs>
          <w:tab w:val="num" w:pos="5760"/>
        </w:tabs>
        <w:ind w:left="5760" w:hanging="360"/>
      </w:pPr>
      <w:rPr>
        <w:rFonts w:ascii="Arial" w:hAnsi="Arial" w:hint="default"/>
      </w:rPr>
    </w:lvl>
    <w:lvl w:ilvl="8" w:tplc="133417A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78B62EA"/>
    <w:multiLevelType w:val="hybridMultilevel"/>
    <w:tmpl w:val="10F0351E"/>
    <w:lvl w:ilvl="0" w:tplc="04090001">
      <w:start w:val="1"/>
      <w:numFmt w:val="bullet"/>
      <w:lvlText w:val=""/>
      <w:lvlJc w:val="left"/>
      <w:pPr>
        <w:ind w:left="1466" w:hanging="360"/>
      </w:pPr>
      <w:rPr>
        <w:rFonts w:ascii="Symbol" w:hAnsi="Symbol" w:hint="default"/>
      </w:rPr>
    </w:lvl>
    <w:lvl w:ilvl="1" w:tplc="04090003" w:tentative="1">
      <w:start w:val="1"/>
      <w:numFmt w:val="bullet"/>
      <w:lvlText w:val="o"/>
      <w:lvlJc w:val="left"/>
      <w:pPr>
        <w:ind w:left="2186" w:hanging="360"/>
      </w:pPr>
      <w:rPr>
        <w:rFonts w:ascii="Courier New" w:hAnsi="Courier New" w:cs="Courier New" w:hint="default"/>
      </w:rPr>
    </w:lvl>
    <w:lvl w:ilvl="2" w:tplc="04090005" w:tentative="1">
      <w:start w:val="1"/>
      <w:numFmt w:val="bullet"/>
      <w:lvlText w:val=""/>
      <w:lvlJc w:val="left"/>
      <w:pPr>
        <w:ind w:left="2906" w:hanging="360"/>
      </w:pPr>
      <w:rPr>
        <w:rFonts w:ascii="Wingdings" w:hAnsi="Wingdings" w:hint="default"/>
      </w:rPr>
    </w:lvl>
    <w:lvl w:ilvl="3" w:tplc="04090001" w:tentative="1">
      <w:start w:val="1"/>
      <w:numFmt w:val="bullet"/>
      <w:lvlText w:val=""/>
      <w:lvlJc w:val="left"/>
      <w:pPr>
        <w:ind w:left="3626" w:hanging="360"/>
      </w:pPr>
      <w:rPr>
        <w:rFonts w:ascii="Symbol" w:hAnsi="Symbol" w:hint="default"/>
      </w:rPr>
    </w:lvl>
    <w:lvl w:ilvl="4" w:tplc="04090003" w:tentative="1">
      <w:start w:val="1"/>
      <w:numFmt w:val="bullet"/>
      <w:lvlText w:val="o"/>
      <w:lvlJc w:val="left"/>
      <w:pPr>
        <w:ind w:left="4346" w:hanging="360"/>
      </w:pPr>
      <w:rPr>
        <w:rFonts w:ascii="Courier New" w:hAnsi="Courier New" w:cs="Courier New" w:hint="default"/>
      </w:rPr>
    </w:lvl>
    <w:lvl w:ilvl="5" w:tplc="04090005" w:tentative="1">
      <w:start w:val="1"/>
      <w:numFmt w:val="bullet"/>
      <w:lvlText w:val=""/>
      <w:lvlJc w:val="left"/>
      <w:pPr>
        <w:ind w:left="5066" w:hanging="360"/>
      </w:pPr>
      <w:rPr>
        <w:rFonts w:ascii="Wingdings" w:hAnsi="Wingdings" w:hint="default"/>
      </w:rPr>
    </w:lvl>
    <w:lvl w:ilvl="6" w:tplc="04090001" w:tentative="1">
      <w:start w:val="1"/>
      <w:numFmt w:val="bullet"/>
      <w:lvlText w:val=""/>
      <w:lvlJc w:val="left"/>
      <w:pPr>
        <w:ind w:left="5786" w:hanging="360"/>
      </w:pPr>
      <w:rPr>
        <w:rFonts w:ascii="Symbol" w:hAnsi="Symbol" w:hint="default"/>
      </w:rPr>
    </w:lvl>
    <w:lvl w:ilvl="7" w:tplc="04090003" w:tentative="1">
      <w:start w:val="1"/>
      <w:numFmt w:val="bullet"/>
      <w:lvlText w:val="o"/>
      <w:lvlJc w:val="left"/>
      <w:pPr>
        <w:ind w:left="6506" w:hanging="360"/>
      </w:pPr>
      <w:rPr>
        <w:rFonts w:ascii="Courier New" w:hAnsi="Courier New" w:cs="Courier New" w:hint="default"/>
      </w:rPr>
    </w:lvl>
    <w:lvl w:ilvl="8" w:tplc="04090005" w:tentative="1">
      <w:start w:val="1"/>
      <w:numFmt w:val="bullet"/>
      <w:lvlText w:val=""/>
      <w:lvlJc w:val="left"/>
      <w:pPr>
        <w:ind w:left="7226" w:hanging="360"/>
      </w:pPr>
      <w:rPr>
        <w:rFonts w:ascii="Wingdings" w:hAnsi="Wingdings" w:hint="default"/>
      </w:rPr>
    </w:lvl>
  </w:abstractNum>
  <w:abstractNum w:abstractNumId="32" w15:restartNumberingAfterBreak="0">
    <w:nsid w:val="7AB42C19"/>
    <w:multiLevelType w:val="hybridMultilevel"/>
    <w:tmpl w:val="EB5E0128"/>
    <w:lvl w:ilvl="0" w:tplc="D03C4CE2">
      <w:start w:val="1"/>
      <w:numFmt w:val="decimal"/>
      <w:lvlText w:val="%1."/>
      <w:lvlJc w:val="left"/>
      <w:pPr>
        <w:tabs>
          <w:tab w:val="num" w:pos="720"/>
        </w:tabs>
        <w:ind w:left="720" w:hanging="360"/>
      </w:pPr>
    </w:lvl>
    <w:lvl w:ilvl="1" w:tplc="E098B11A" w:tentative="1">
      <w:start w:val="1"/>
      <w:numFmt w:val="decimal"/>
      <w:lvlText w:val="%2."/>
      <w:lvlJc w:val="left"/>
      <w:pPr>
        <w:tabs>
          <w:tab w:val="num" w:pos="1440"/>
        </w:tabs>
        <w:ind w:left="1440" w:hanging="360"/>
      </w:pPr>
    </w:lvl>
    <w:lvl w:ilvl="2" w:tplc="B82E65BA" w:tentative="1">
      <w:start w:val="1"/>
      <w:numFmt w:val="decimal"/>
      <w:lvlText w:val="%3."/>
      <w:lvlJc w:val="left"/>
      <w:pPr>
        <w:tabs>
          <w:tab w:val="num" w:pos="2160"/>
        </w:tabs>
        <w:ind w:left="2160" w:hanging="360"/>
      </w:pPr>
    </w:lvl>
    <w:lvl w:ilvl="3" w:tplc="FCF25A8A" w:tentative="1">
      <w:start w:val="1"/>
      <w:numFmt w:val="decimal"/>
      <w:lvlText w:val="%4."/>
      <w:lvlJc w:val="left"/>
      <w:pPr>
        <w:tabs>
          <w:tab w:val="num" w:pos="2880"/>
        </w:tabs>
        <w:ind w:left="2880" w:hanging="360"/>
      </w:pPr>
    </w:lvl>
    <w:lvl w:ilvl="4" w:tplc="CD9EA550" w:tentative="1">
      <w:start w:val="1"/>
      <w:numFmt w:val="decimal"/>
      <w:lvlText w:val="%5."/>
      <w:lvlJc w:val="left"/>
      <w:pPr>
        <w:tabs>
          <w:tab w:val="num" w:pos="3600"/>
        </w:tabs>
        <w:ind w:left="3600" w:hanging="360"/>
      </w:pPr>
    </w:lvl>
    <w:lvl w:ilvl="5" w:tplc="8F1A85E6" w:tentative="1">
      <w:start w:val="1"/>
      <w:numFmt w:val="decimal"/>
      <w:lvlText w:val="%6."/>
      <w:lvlJc w:val="left"/>
      <w:pPr>
        <w:tabs>
          <w:tab w:val="num" w:pos="4320"/>
        </w:tabs>
        <w:ind w:left="4320" w:hanging="360"/>
      </w:pPr>
    </w:lvl>
    <w:lvl w:ilvl="6" w:tplc="5EDC90E0" w:tentative="1">
      <w:start w:val="1"/>
      <w:numFmt w:val="decimal"/>
      <w:lvlText w:val="%7."/>
      <w:lvlJc w:val="left"/>
      <w:pPr>
        <w:tabs>
          <w:tab w:val="num" w:pos="5040"/>
        </w:tabs>
        <w:ind w:left="5040" w:hanging="360"/>
      </w:pPr>
    </w:lvl>
    <w:lvl w:ilvl="7" w:tplc="57BC24E4" w:tentative="1">
      <w:start w:val="1"/>
      <w:numFmt w:val="decimal"/>
      <w:lvlText w:val="%8."/>
      <w:lvlJc w:val="left"/>
      <w:pPr>
        <w:tabs>
          <w:tab w:val="num" w:pos="5760"/>
        </w:tabs>
        <w:ind w:left="5760" w:hanging="360"/>
      </w:pPr>
    </w:lvl>
    <w:lvl w:ilvl="8" w:tplc="A7C8480A" w:tentative="1">
      <w:start w:val="1"/>
      <w:numFmt w:val="decimal"/>
      <w:lvlText w:val="%9."/>
      <w:lvlJc w:val="left"/>
      <w:pPr>
        <w:tabs>
          <w:tab w:val="num" w:pos="6480"/>
        </w:tabs>
        <w:ind w:left="6480" w:hanging="360"/>
      </w:pPr>
    </w:lvl>
  </w:abstractNum>
  <w:abstractNum w:abstractNumId="33" w15:restartNumberingAfterBreak="0">
    <w:nsid w:val="7DC37BA3"/>
    <w:multiLevelType w:val="hybridMultilevel"/>
    <w:tmpl w:val="D87A7840"/>
    <w:lvl w:ilvl="0" w:tplc="896A1436">
      <w:start w:val="1"/>
      <w:numFmt w:val="decimal"/>
      <w:lvlText w:val="%1."/>
      <w:lvlJc w:val="left"/>
      <w:pPr>
        <w:tabs>
          <w:tab w:val="num" w:pos="720"/>
        </w:tabs>
        <w:ind w:left="720" w:hanging="360"/>
      </w:pPr>
    </w:lvl>
    <w:lvl w:ilvl="1" w:tplc="A04E4DAA" w:tentative="1">
      <w:start w:val="1"/>
      <w:numFmt w:val="decimal"/>
      <w:lvlText w:val="%2."/>
      <w:lvlJc w:val="left"/>
      <w:pPr>
        <w:tabs>
          <w:tab w:val="num" w:pos="1440"/>
        </w:tabs>
        <w:ind w:left="1440" w:hanging="360"/>
      </w:pPr>
    </w:lvl>
    <w:lvl w:ilvl="2" w:tplc="C1F6A55E" w:tentative="1">
      <w:start w:val="1"/>
      <w:numFmt w:val="decimal"/>
      <w:lvlText w:val="%3."/>
      <w:lvlJc w:val="left"/>
      <w:pPr>
        <w:tabs>
          <w:tab w:val="num" w:pos="2160"/>
        </w:tabs>
        <w:ind w:left="2160" w:hanging="360"/>
      </w:pPr>
    </w:lvl>
    <w:lvl w:ilvl="3" w:tplc="7F3CB1D8" w:tentative="1">
      <w:start w:val="1"/>
      <w:numFmt w:val="decimal"/>
      <w:lvlText w:val="%4."/>
      <w:lvlJc w:val="left"/>
      <w:pPr>
        <w:tabs>
          <w:tab w:val="num" w:pos="2880"/>
        </w:tabs>
        <w:ind w:left="2880" w:hanging="360"/>
      </w:pPr>
    </w:lvl>
    <w:lvl w:ilvl="4" w:tplc="32EE251E" w:tentative="1">
      <w:start w:val="1"/>
      <w:numFmt w:val="decimal"/>
      <w:lvlText w:val="%5."/>
      <w:lvlJc w:val="left"/>
      <w:pPr>
        <w:tabs>
          <w:tab w:val="num" w:pos="3600"/>
        </w:tabs>
        <w:ind w:left="3600" w:hanging="360"/>
      </w:pPr>
    </w:lvl>
    <w:lvl w:ilvl="5" w:tplc="4C606BF0" w:tentative="1">
      <w:start w:val="1"/>
      <w:numFmt w:val="decimal"/>
      <w:lvlText w:val="%6."/>
      <w:lvlJc w:val="left"/>
      <w:pPr>
        <w:tabs>
          <w:tab w:val="num" w:pos="4320"/>
        </w:tabs>
        <w:ind w:left="4320" w:hanging="360"/>
      </w:pPr>
    </w:lvl>
    <w:lvl w:ilvl="6" w:tplc="5BE0156A" w:tentative="1">
      <w:start w:val="1"/>
      <w:numFmt w:val="decimal"/>
      <w:lvlText w:val="%7."/>
      <w:lvlJc w:val="left"/>
      <w:pPr>
        <w:tabs>
          <w:tab w:val="num" w:pos="5040"/>
        </w:tabs>
        <w:ind w:left="5040" w:hanging="360"/>
      </w:pPr>
    </w:lvl>
    <w:lvl w:ilvl="7" w:tplc="0500279A" w:tentative="1">
      <w:start w:val="1"/>
      <w:numFmt w:val="decimal"/>
      <w:lvlText w:val="%8."/>
      <w:lvlJc w:val="left"/>
      <w:pPr>
        <w:tabs>
          <w:tab w:val="num" w:pos="5760"/>
        </w:tabs>
        <w:ind w:left="5760" w:hanging="360"/>
      </w:pPr>
    </w:lvl>
    <w:lvl w:ilvl="8" w:tplc="8A4AB1AE" w:tentative="1">
      <w:start w:val="1"/>
      <w:numFmt w:val="decimal"/>
      <w:lvlText w:val="%9."/>
      <w:lvlJc w:val="left"/>
      <w:pPr>
        <w:tabs>
          <w:tab w:val="num" w:pos="6480"/>
        </w:tabs>
        <w:ind w:left="6480" w:hanging="360"/>
      </w:pPr>
    </w:lvl>
  </w:abstractNum>
  <w:num w:numId="1">
    <w:abstractNumId w:val="2"/>
  </w:num>
  <w:num w:numId="2">
    <w:abstractNumId w:val="24"/>
  </w:num>
  <w:num w:numId="3">
    <w:abstractNumId w:val="8"/>
  </w:num>
  <w:num w:numId="4">
    <w:abstractNumId w:val="7"/>
  </w:num>
  <w:num w:numId="5">
    <w:abstractNumId w:val="10"/>
  </w:num>
  <w:num w:numId="6">
    <w:abstractNumId w:val="30"/>
  </w:num>
  <w:num w:numId="7">
    <w:abstractNumId w:val="28"/>
  </w:num>
  <w:num w:numId="8">
    <w:abstractNumId w:val="1"/>
  </w:num>
  <w:num w:numId="9">
    <w:abstractNumId w:val="13"/>
  </w:num>
  <w:num w:numId="10">
    <w:abstractNumId w:val="12"/>
  </w:num>
  <w:num w:numId="11">
    <w:abstractNumId w:val="21"/>
  </w:num>
  <w:num w:numId="12">
    <w:abstractNumId w:val="31"/>
  </w:num>
  <w:num w:numId="13">
    <w:abstractNumId w:val="4"/>
  </w:num>
  <w:num w:numId="14">
    <w:abstractNumId w:val="20"/>
  </w:num>
  <w:num w:numId="15">
    <w:abstractNumId w:val="27"/>
  </w:num>
  <w:num w:numId="16">
    <w:abstractNumId w:val="18"/>
  </w:num>
  <w:num w:numId="17">
    <w:abstractNumId w:val="0"/>
  </w:num>
  <w:num w:numId="18">
    <w:abstractNumId w:val="5"/>
  </w:num>
  <w:num w:numId="19">
    <w:abstractNumId w:val="25"/>
  </w:num>
  <w:num w:numId="20">
    <w:abstractNumId w:val="29"/>
  </w:num>
  <w:num w:numId="21">
    <w:abstractNumId w:val="23"/>
  </w:num>
  <w:num w:numId="22">
    <w:abstractNumId w:val="26"/>
  </w:num>
  <w:num w:numId="23">
    <w:abstractNumId w:val="14"/>
  </w:num>
  <w:num w:numId="24">
    <w:abstractNumId w:val="22"/>
  </w:num>
  <w:num w:numId="25">
    <w:abstractNumId w:val="17"/>
  </w:num>
  <w:num w:numId="26">
    <w:abstractNumId w:val="33"/>
  </w:num>
  <w:num w:numId="27">
    <w:abstractNumId w:val="9"/>
  </w:num>
  <w:num w:numId="28">
    <w:abstractNumId w:val="16"/>
  </w:num>
  <w:num w:numId="29">
    <w:abstractNumId w:val="32"/>
  </w:num>
  <w:num w:numId="30">
    <w:abstractNumId w:val="11"/>
  </w:num>
  <w:num w:numId="31">
    <w:abstractNumId w:val="3"/>
  </w:num>
  <w:num w:numId="32">
    <w:abstractNumId w:val="19"/>
  </w:num>
  <w:num w:numId="33">
    <w:abstractNumId w:val="6"/>
  </w:num>
  <w:num w:numId="34">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vi Turner">
    <w15:presenceInfo w15:providerId="Windows Live" w15:userId="66ca338465b34ed8"/>
  </w15:person>
  <w15:person w15:author="shpanier">
    <w15:presenceInfo w15:providerId="None" w15:userId="shpan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E28"/>
    <w:rsid w:val="00067BC5"/>
    <w:rsid w:val="00085102"/>
    <w:rsid w:val="000B6841"/>
    <w:rsid w:val="00116102"/>
    <w:rsid w:val="00116F48"/>
    <w:rsid w:val="00122561"/>
    <w:rsid w:val="001410E6"/>
    <w:rsid w:val="00153D42"/>
    <w:rsid w:val="00176D29"/>
    <w:rsid w:val="00187E03"/>
    <w:rsid w:val="0019779F"/>
    <w:rsid w:val="001B7333"/>
    <w:rsid w:val="001E37B1"/>
    <w:rsid w:val="001F62E1"/>
    <w:rsid w:val="002015A3"/>
    <w:rsid w:val="00206290"/>
    <w:rsid w:val="0022545D"/>
    <w:rsid w:val="00231A3E"/>
    <w:rsid w:val="00232161"/>
    <w:rsid w:val="0027154E"/>
    <w:rsid w:val="00282939"/>
    <w:rsid w:val="002D7E28"/>
    <w:rsid w:val="00317152"/>
    <w:rsid w:val="003600CA"/>
    <w:rsid w:val="00404023"/>
    <w:rsid w:val="004B5F1D"/>
    <w:rsid w:val="004D36D4"/>
    <w:rsid w:val="004D7B1B"/>
    <w:rsid w:val="004F4A5C"/>
    <w:rsid w:val="00503DDF"/>
    <w:rsid w:val="00543410"/>
    <w:rsid w:val="005B5D73"/>
    <w:rsid w:val="005F0602"/>
    <w:rsid w:val="006056BE"/>
    <w:rsid w:val="0062162F"/>
    <w:rsid w:val="006239D0"/>
    <w:rsid w:val="00646EDA"/>
    <w:rsid w:val="00674457"/>
    <w:rsid w:val="0068245D"/>
    <w:rsid w:val="00691820"/>
    <w:rsid w:val="006B1041"/>
    <w:rsid w:val="006C765A"/>
    <w:rsid w:val="006F7F60"/>
    <w:rsid w:val="007579DE"/>
    <w:rsid w:val="00757CCE"/>
    <w:rsid w:val="007607F7"/>
    <w:rsid w:val="00795CFE"/>
    <w:rsid w:val="0080039A"/>
    <w:rsid w:val="008279B9"/>
    <w:rsid w:val="00834063"/>
    <w:rsid w:val="008612D1"/>
    <w:rsid w:val="00894649"/>
    <w:rsid w:val="008D5931"/>
    <w:rsid w:val="009000E4"/>
    <w:rsid w:val="00946FEE"/>
    <w:rsid w:val="00947B36"/>
    <w:rsid w:val="00957C08"/>
    <w:rsid w:val="0097573D"/>
    <w:rsid w:val="009A42A1"/>
    <w:rsid w:val="009D6692"/>
    <w:rsid w:val="00A048FA"/>
    <w:rsid w:val="00A04E71"/>
    <w:rsid w:val="00A102B9"/>
    <w:rsid w:val="00A24986"/>
    <w:rsid w:val="00AD02CD"/>
    <w:rsid w:val="00AF54FD"/>
    <w:rsid w:val="00B309C3"/>
    <w:rsid w:val="00B322AA"/>
    <w:rsid w:val="00B41D20"/>
    <w:rsid w:val="00B60B99"/>
    <w:rsid w:val="00BE11CD"/>
    <w:rsid w:val="00C27300"/>
    <w:rsid w:val="00C5074B"/>
    <w:rsid w:val="00C54169"/>
    <w:rsid w:val="00C5784B"/>
    <w:rsid w:val="00C60D93"/>
    <w:rsid w:val="00C66217"/>
    <w:rsid w:val="00C77E3D"/>
    <w:rsid w:val="00C93269"/>
    <w:rsid w:val="00C9679B"/>
    <w:rsid w:val="00CA3880"/>
    <w:rsid w:val="00CB2371"/>
    <w:rsid w:val="00CD3C4C"/>
    <w:rsid w:val="00CE19A8"/>
    <w:rsid w:val="00CE28F0"/>
    <w:rsid w:val="00D01F93"/>
    <w:rsid w:val="00D1762C"/>
    <w:rsid w:val="00D53A7C"/>
    <w:rsid w:val="00D65C4C"/>
    <w:rsid w:val="00DD6130"/>
    <w:rsid w:val="00DD7AB8"/>
    <w:rsid w:val="00DD7B21"/>
    <w:rsid w:val="00DF6A00"/>
    <w:rsid w:val="00E16F5D"/>
    <w:rsid w:val="00E1746A"/>
    <w:rsid w:val="00E40B7D"/>
    <w:rsid w:val="00E61A33"/>
    <w:rsid w:val="00E96772"/>
    <w:rsid w:val="00EB374C"/>
    <w:rsid w:val="00ED312B"/>
    <w:rsid w:val="00EE1E19"/>
    <w:rsid w:val="00F22B50"/>
    <w:rsid w:val="00F54FE2"/>
    <w:rsid w:val="00F715BF"/>
    <w:rsid w:val="00FC1D9A"/>
  </w:rsids>
  <m:mathPr>
    <m:mathFont m:val="Cambria Math"/>
    <m:brkBin m:val="before"/>
    <m:brkBinSub m:val="--"/>
    <m:smallFrac m:val="0"/>
    <m:dispDef/>
    <m:lMargin m:val="0"/>
    <m:rMargin m:val="0"/>
    <m:defJc m:val="centerGroup"/>
    <m:wrapIndent m:val="1440"/>
    <m:intLim m:val="subSup"/>
    <m:naryLim m:val="undOvr"/>
  </m:mathPr>
  <w:themeFontLang w:val="en-US" w:eastAsia="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EF5084"/>
  <w15:chartTrackingRefBased/>
  <w15:docId w15:val="{010E2B29-91A7-4928-8279-2EB12C027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7E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7B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73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D7E28"/>
    <w:pPr>
      <w:bidi w:val="0"/>
      <w:spacing w:before="100" w:beforeAutospacing="1" w:after="100" w:afterAutospacing="1" w:line="240" w:lineRule="auto"/>
    </w:pPr>
    <w:rPr>
      <w:rFonts w:ascii="Times New Roman" w:eastAsiaTheme="minorEastAsia"/>
      <w:sz w:val="24"/>
      <w:szCs w:val="24"/>
    </w:rPr>
  </w:style>
  <w:style w:type="character" w:styleId="Hyperlink">
    <w:name w:val="Hyperlink"/>
    <w:basedOn w:val="DefaultParagraphFont"/>
    <w:uiPriority w:val="99"/>
    <w:unhideWhenUsed/>
    <w:rsid w:val="002D7E28"/>
    <w:rPr>
      <w:color w:val="0000FF"/>
      <w:u w:val="single"/>
    </w:rPr>
  </w:style>
  <w:style w:type="paragraph" w:styleId="Title">
    <w:name w:val="Title"/>
    <w:basedOn w:val="Normal"/>
    <w:next w:val="Normal"/>
    <w:link w:val="TitleChar"/>
    <w:uiPriority w:val="10"/>
    <w:qFormat/>
    <w:rsid w:val="002D7E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7E2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D7E28"/>
    <w:pPr>
      <w:ind w:left="720"/>
      <w:contextualSpacing/>
    </w:pPr>
  </w:style>
  <w:style w:type="character" w:customStyle="1" w:styleId="Heading1Char">
    <w:name w:val="Heading 1 Char"/>
    <w:basedOn w:val="DefaultParagraphFont"/>
    <w:link w:val="Heading1"/>
    <w:uiPriority w:val="9"/>
    <w:rsid w:val="002D7E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D7B21"/>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DD7B2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D7B21"/>
    <w:pPr>
      <w:tabs>
        <w:tab w:val="center" w:pos="4153"/>
        <w:tab w:val="right" w:pos="8306"/>
      </w:tabs>
      <w:spacing w:after="0" w:line="240" w:lineRule="auto"/>
    </w:pPr>
  </w:style>
  <w:style w:type="character" w:customStyle="1" w:styleId="HeaderChar">
    <w:name w:val="Header Char"/>
    <w:basedOn w:val="DefaultParagraphFont"/>
    <w:link w:val="Header"/>
    <w:uiPriority w:val="99"/>
    <w:rsid w:val="00DD7B21"/>
  </w:style>
  <w:style w:type="paragraph" w:styleId="Footer">
    <w:name w:val="footer"/>
    <w:basedOn w:val="Normal"/>
    <w:link w:val="FooterChar"/>
    <w:uiPriority w:val="99"/>
    <w:unhideWhenUsed/>
    <w:rsid w:val="00DD7B21"/>
    <w:pPr>
      <w:tabs>
        <w:tab w:val="center" w:pos="4153"/>
        <w:tab w:val="right" w:pos="8306"/>
      </w:tabs>
      <w:spacing w:after="0" w:line="240" w:lineRule="auto"/>
    </w:pPr>
  </w:style>
  <w:style w:type="character" w:customStyle="1" w:styleId="FooterChar">
    <w:name w:val="Footer Char"/>
    <w:basedOn w:val="DefaultParagraphFont"/>
    <w:link w:val="Footer"/>
    <w:uiPriority w:val="99"/>
    <w:rsid w:val="00DD7B21"/>
  </w:style>
  <w:style w:type="paragraph" w:styleId="TOCHeading">
    <w:name w:val="TOC Heading"/>
    <w:basedOn w:val="Heading1"/>
    <w:next w:val="Normal"/>
    <w:uiPriority w:val="39"/>
    <w:unhideWhenUsed/>
    <w:qFormat/>
    <w:rsid w:val="008612D1"/>
    <w:pPr>
      <w:outlineLvl w:val="9"/>
    </w:pPr>
    <w:rPr>
      <w:rtl/>
      <w:cs/>
    </w:rPr>
  </w:style>
  <w:style w:type="paragraph" w:styleId="TOC1">
    <w:name w:val="toc 1"/>
    <w:basedOn w:val="Normal"/>
    <w:next w:val="Normal"/>
    <w:autoRedefine/>
    <w:uiPriority w:val="39"/>
    <w:unhideWhenUsed/>
    <w:rsid w:val="008612D1"/>
    <w:pPr>
      <w:spacing w:after="100"/>
    </w:pPr>
  </w:style>
  <w:style w:type="paragraph" w:styleId="TOC2">
    <w:name w:val="toc 2"/>
    <w:basedOn w:val="Normal"/>
    <w:next w:val="Normal"/>
    <w:autoRedefine/>
    <w:uiPriority w:val="39"/>
    <w:unhideWhenUsed/>
    <w:rsid w:val="008612D1"/>
    <w:pPr>
      <w:spacing w:after="100"/>
      <w:ind w:left="220"/>
    </w:pPr>
  </w:style>
  <w:style w:type="character" w:customStyle="1" w:styleId="Heading3Char">
    <w:name w:val="Heading 3 Char"/>
    <w:basedOn w:val="DefaultParagraphFont"/>
    <w:link w:val="Heading3"/>
    <w:uiPriority w:val="9"/>
    <w:rsid w:val="001B7333"/>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174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22545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22545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CommentReference">
    <w:name w:val="annotation reference"/>
    <w:basedOn w:val="DefaultParagraphFont"/>
    <w:uiPriority w:val="99"/>
    <w:semiHidden/>
    <w:unhideWhenUsed/>
    <w:rsid w:val="00E96772"/>
    <w:rPr>
      <w:sz w:val="16"/>
      <w:szCs w:val="16"/>
    </w:rPr>
  </w:style>
  <w:style w:type="paragraph" w:styleId="CommentText">
    <w:name w:val="annotation text"/>
    <w:basedOn w:val="Normal"/>
    <w:link w:val="CommentTextChar"/>
    <w:uiPriority w:val="99"/>
    <w:semiHidden/>
    <w:unhideWhenUsed/>
    <w:rsid w:val="00E96772"/>
    <w:pPr>
      <w:spacing w:line="240" w:lineRule="auto"/>
    </w:pPr>
    <w:rPr>
      <w:sz w:val="20"/>
      <w:szCs w:val="20"/>
    </w:rPr>
  </w:style>
  <w:style w:type="character" w:customStyle="1" w:styleId="CommentTextChar">
    <w:name w:val="Comment Text Char"/>
    <w:basedOn w:val="DefaultParagraphFont"/>
    <w:link w:val="CommentText"/>
    <w:uiPriority w:val="99"/>
    <w:semiHidden/>
    <w:rsid w:val="00E96772"/>
    <w:rPr>
      <w:sz w:val="20"/>
      <w:szCs w:val="20"/>
    </w:rPr>
  </w:style>
  <w:style w:type="paragraph" w:styleId="CommentSubject">
    <w:name w:val="annotation subject"/>
    <w:basedOn w:val="CommentText"/>
    <w:next w:val="CommentText"/>
    <w:link w:val="CommentSubjectChar"/>
    <w:uiPriority w:val="99"/>
    <w:semiHidden/>
    <w:unhideWhenUsed/>
    <w:rsid w:val="00E96772"/>
    <w:rPr>
      <w:b/>
      <w:bCs/>
    </w:rPr>
  </w:style>
  <w:style w:type="character" w:customStyle="1" w:styleId="CommentSubjectChar">
    <w:name w:val="Comment Subject Char"/>
    <w:basedOn w:val="CommentTextChar"/>
    <w:link w:val="CommentSubject"/>
    <w:uiPriority w:val="99"/>
    <w:semiHidden/>
    <w:rsid w:val="00E96772"/>
    <w:rPr>
      <w:b/>
      <w:bCs/>
      <w:sz w:val="20"/>
      <w:szCs w:val="20"/>
    </w:rPr>
  </w:style>
  <w:style w:type="paragraph" w:styleId="BalloonText">
    <w:name w:val="Balloon Text"/>
    <w:basedOn w:val="Normal"/>
    <w:link w:val="BalloonTextChar"/>
    <w:uiPriority w:val="99"/>
    <w:semiHidden/>
    <w:unhideWhenUsed/>
    <w:rsid w:val="00E967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6772"/>
    <w:rPr>
      <w:rFonts w:ascii="Segoe UI" w:hAnsi="Segoe UI" w:cs="Segoe UI"/>
      <w:sz w:val="18"/>
      <w:szCs w:val="18"/>
    </w:rPr>
  </w:style>
  <w:style w:type="paragraph" w:styleId="Revision">
    <w:name w:val="Revision"/>
    <w:hidden/>
    <w:uiPriority w:val="99"/>
    <w:semiHidden/>
    <w:rsid w:val="006C765A"/>
    <w:pPr>
      <w:bidi w:val="0"/>
      <w:spacing w:after="0" w:line="240" w:lineRule="auto"/>
    </w:pPr>
  </w:style>
  <w:style w:type="paragraph" w:styleId="TOC3">
    <w:name w:val="toc 3"/>
    <w:basedOn w:val="Normal"/>
    <w:next w:val="Normal"/>
    <w:autoRedefine/>
    <w:uiPriority w:val="39"/>
    <w:unhideWhenUsed/>
    <w:rsid w:val="0068245D"/>
    <w:pPr>
      <w:spacing w:after="100"/>
      <w:ind w:left="440"/>
    </w:pPr>
  </w:style>
  <w:style w:type="paragraph" w:styleId="FootnoteText">
    <w:name w:val="footnote text"/>
    <w:basedOn w:val="Normal"/>
    <w:link w:val="FootnoteTextChar"/>
    <w:uiPriority w:val="99"/>
    <w:semiHidden/>
    <w:unhideWhenUsed/>
    <w:rsid w:val="00D65C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5C4C"/>
    <w:rPr>
      <w:sz w:val="20"/>
      <w:szCs w:val="20"/>
    </w:rPr>
  </w:style>
  <w:style w:type="character" w:styleId="FootnoteReference">
    <w:name w:val="footnote reference"/>
    <w:basedOn w:val="DefaultParagraphFont"/>
    <w:uiPriority w:val="99"/>
    <w:semiHidden/>
    <w:unhideWhenUsed/>
    <w:rsid w:val="00D65C4C"/>
    <w:rPr>
      <w:vertAlign w:val="superscript"/>
    </w:rPr>
  </w:style>
  <w:style w:type="character" w:customStyle="1" w:styleId="UnresolvedMention1">
    <w:name w:val="Unresolved Mention1"/>
    <w:basedOn w:val="DefaultParagraphFont"/>
    <w:uiPriority w:val="99"/>
    <w:semiHidden/>
    <w:unhideWhenUsed/>
    <w:rsid w:val="00C9679B"/>
    <w:rPr>
      <w:color w:val="605E5C"/>
      <w:shd w:val="clear" w:color="auto" w:fill="E1DFDD"/>
    </w:rPr>
  </w:style>
  <w:style w:type="paragraph" w:styleId="NoSpacing">
    <w:name w:val="No Spacing"/>
    <w:uiPriority w:val="1"/>
    <w:qFormat/>
    <w:rsid w:val="00067BC5"/>
    <w:pPr>
      <w:spacing w:after="0" w:line="240" w:lineRule="auto"/>
    </w:pPr>
  </w:style>
  <w:style w:type="character" w:styleId="FollowedHyperlink">
    <w:name w:val="FollowedHyperlink"/>
    <w:basedOn w:val="DefaultParagraphFont"/>
    <w:uiPriority w:val="99"/>
    <w:semiHidden/>
    <w:unhideWhenUsed/>
    <w:rsid w:val="00C273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228324">
      <w:bodyDiv w:val="1"/>
      <w:marLeft w:val="0"/>
      <w:marRight w:val="0"/>
      <w:marTop w:val="0"/>
      <w:marBottom w:val="0"/>
      <w:divBdr>
        <w:top w:val="none" w:sz="0" w:space="0" w:color="auto"/>
        <w:left w:val="none" w:sz="0" w:space="0" w:color="auto"/>
        <w:bottom w:val="none" w:sz="0" w:space="0" w:color="auto"/>
        <w:right w:val="none" w:sz="0" w:space="0" w:color="auto"/>
      </w:divBdr>
      <w:divsChild>
        <w:div w:id="413166867">
          <w:marLeft w:val="0"/>
          <w:marRight w:val="547"/>
          <w:marTop w:val="96"/>
          <w:marBottom w:val="0"/>
          <w:divBdr>
            <w:top w:val="none" w:sz="0" w:space="0" w:color="auto"/>
            <w:left w:val="none" w:sz="0" w:space="0" w:color="auto"/>
            <w:bottom w:val="none" w:sz="0" w:space="0" w:color="auto"/>
            <w:right w:val="none" w:sz="0" w:space="0" w:color="auto"/>
          </w:divBdr>
        </w:div>
        <w:div w:id="183057383">
          <w:marLeft w:val="0"/>
          <w:marRight w:val="547"/>
          <w:marTop w:val="96"/>
          <w:marBottom w:val="0"/>
          <w:divBdr>
            <w:top w:val="none" w:sz="0" w:space="0" w:color="auto"/>
            <w:left w:val="none" w:sz="0" w:space="0" w:color="auto"/>
            <w:bottom w:val="none" w:sz="0" w:space="0" w:color="auto"/>
            <w:right w:val="none" w:sz="0" w:space="0" w:color="auto"/>
          </w:divBdr>
        </w:div>
        <w:div w:id="1977484908">
          <w:marLeft w:val="0"/>
          <w:marRight w:val="547"/>
          <w:marTop w:val="96"/>
          <w:marBottom w:val="0"/>
          <w:divBdr>
            <w:top w:val="none" w:sz="0" w:space="0" w:color="auto"/>
            <w:left w:val="none" w:sz="0" w:space="0" w:color="auto"/>
            <w:bottom w:val="none" w:sz="0" w:space="0" w:color="auto"/>
            <w:right w:val="none" w:sz="0" w:space="0" w:color="auto"/>
          </w:divBdr>
        </w:div>
        <w:div w:id="1227688251">
          <w:marLeft w:val="0"/>
          <w:marRight w:val="547"/>
          <w:marTop w:val="96"/>
          <w:marBottom w:val="0"/>
          <w:divBdr>
            <w:top w:val="none" w:sz="0" w:space="0" w:color="auto"/>
            <w:left w:val="none" w:sz="0" w:space="0" w:color="auto"/>
            <w:bottom w:val="none" w:sz="0" w:space="0" w:color="auto"/>
            <w:right w:val="none" w:sz="0" w:space="0" w:color="auto"/>
          </w:divBdr>
        </w:div>
        <w:div w:id="113604130">
          <w:marLeft w:val="0"/>
          <w:marRight w:val="547"/>
          <w:marTop w:val="96"/>
          <w:marBottom w:val="0"/>
          <w:divBdr>
            <w:top w:val="none" w:sz="0" w:space="0" w:color="auto"/>
            <w:left w:val="none" w:sz="0" w:space="0" w:color="auto"/>
            <w:bottom w:val="none" w:sz="0" w:space="0" w:color="auto"/>
            <w:right w:val="none" w:sz="0" w:space="0" w:color="auto"/>
          </w:divBdr>
        </w:div>
        <w:div w:id="2085371712">
          <w:marLeft w:val="0"/>
          <w:marRight w:val="547"/>
          <w:marTop w:val="96"/>
          <w:marBottom w:val="0"/>
          <w:divBdr>
            <w:top w:val="none" w:sz="0" w:space="0" w:color="auto"/>
            <w:left w:val="none" w:sz="0" w:space="0" w:color="auto"/>
            <w:bottom w:val="none" w:sz="0" w:space="0" w:color="auto"/>
            <w:right w:val="none" w:sz="0" w:space="0" w:color="auto"/>
          </w:divBdr>
        </w:div>
      </w:divsChild>
    </w:div>
    <w:div w:id="491793378">
      <w:bodyDiv w:val="1"/>
      <w:marLeft w:val="0"/>
      <w:marRight w:val="0"/>
      <w:marTop w:val="0"/>
      <w:marBottom w:val="0"/>
      <w:divBdr>
        <w:top w:val="none" w:sz="0" w:space="0" w:color="auto"/>
        <w:left w:val="none" w:sz="0" w:space="0" w:color="auto"/>
        <w:bottom w:val="none" w:sz="0" w:space="0" w:color="auto"/>
        <w:right w:val="none" w:sz="0" w:space="0" w:color="auto"/>
      </w:divBdr>
      <w:divsChild>
        <w:div w:id="558134311">
          <w:marLeft w:val="0"/>
          <w:marRight w:val="360"/>
          <w:marTop w:val="202"/>
          <w:marBottom w:val="0"/>
          <w:divBdr>
            <w:top w:val="none" w:sz="0" w:space="0" w:color="auto"/>
            <w:left w:val="none" w:sz="0" w:space="0" w:color="auto"/>
            <w:bottom w:val="none" w:sz="0" w:space="0" w:color="auto"/>
            <w:right w:val="none" w:sz="0" w:space="0" w:color="auto"/>
          </w:divBdr>
        </w:div>
      </w:divsChild>
    </w:div>
    <w:div w:id="649213491">
      <w:bodyDiv w:val="1"/>
      <w:marLeft w:val="0"/>
      <w:marRight w:val="0"/>
      <w:marTop w:val="0"/>
      <w:marBottom w:val="0"/>
      <w:divBdr>
        <w:top w:val="none" w:sz="0" w:space="0" w:color="auto"/>
        <w:left w:val="none" w:sz="0" w:space="0" w:color="auto"/>
        <w:bottom w:val="none" w:sz="0" w:space="0" w:color="auto"/>
        <w:right w:val="none" w:sz="0" w:space="0" w:color="auto"/>
      </w:divBdr>
    </w:div>
    <w:div w:id="837229578">
      <w:bodyDiv w:val="1"/>
      <w:marLeft w:val="0"/>
      <w:marRight w:val="0"/>
      <w:marTop w:val="0"/>
      <w:marBottom w:val="0"/>
      <w:divBdr>
        <w:top w:val="none" w:sz="0" w:space="0" w:color="auto"/>
        <w:left w:val="none" w:sz="0" w:space="0" w:color="auto"/>
        <w:bottom w:val="none" w:sz="0" w:space="0" w:color="auto"/>
        <w:right w:val="none" w:sz="0" w:space="0" w:color="auto"/>
      </w:divBdr>
    </w:div>
    <w:div w:id="886915986">
      <w:bodyDiv w:val="1"/>
      <w:marLeft w:val="0"/>
      <w:marRight w:val="0"/>
      <w:marTop w:val="0"/>
      <w:marBottom w:val="0"/>
      <w:divBdr>
        <w:top w:val="none" w:sz="0" w:space="0" w:color="auto"/>
        <w:left w:val="none" w:sz="0" w:space="0" w:color="auto"/>
        <w:bottom w:val="none" w:sz="0" w:space="0" w:color="auto"/>
        <w:right w:val="none" w:sz="0" w:space="0" w:color="auto"/>
      </w:divBdr>
      <w:divsChild>
        <w:div w:id="398138723">
          <w:marLeft w:val="0"/>
          <w:marRight w:val="360"/>
          <w:marTop w:val="202"/>
          <w:marBottom w:val="0"/>
          <w:divBdr>
            <w:top w:val="none" w:sz="0" w:space="0" w:color="auto"/>
            <w:left w:val="none" w:sz="0" w:space="0" w:color="auto"/>
            <w:bottom w:val="none" w:sz="0" w:space="0" w:color="auto"/>
            <w:right w:val="none" w:sz="0" w:space="0" w:color="auto"/>
          </w:divBdr>
        </w:div>
        <w:div w:id="1985085893">
          <w:marLeft w:val="0"/>
          <w:marRight w:val="360"/>
          <w:marTop w:val="202"/>
          <w:marBottom w:val="0"/>
          <w:divBdr>
            <w:top w:val="none" w:sz="0" w:space="0" w:color="auto"/>
            <w:left w:val="none" w:sz="0" w:space="0" w:color="auto"/>
            <w:bottom w:val="none" w:sz="0" w:space="0" w:color="auto"/>
            <w:right w:val="none" w:sz="0" w:space="0" w:color="auto"/>
          </w:divBdr>
        </w:div>
        <w:div w:id="1511330217">
          <w:marLeft w:val="0"/>
          <w:marRight w:val="360"/>
          <w:marTop w:val="202"/>
          <w:marBottom w:val="0"/>
          <w:divBdr>
            <w:top w:val="none" w:sz="0" w:space="0" w:color="auto"/>
            <w:left w:val="none" w:sz="0" w:space="0" w:color="auto"/>
            <w:bottom w:val="none" w:sz="0" w:space="0" w:color="auto"/>
            <w:right w:val="none" w:sz="0" w:space="0" w:color="auto"/>
          </w:divBdr>
        </w:div>
        <w:div w:id="255985109">
          <w:marLeft w:val="0"/>
          <w:marRight w:val="360"/>
          <w:marTop w:val="202"/>
          <w:marBottom w:val="0"/>
          <w:divBdr>
            <w:top w:val="none" w:sz="0" w:space="0" w:color="auto"/>
            <w:left w:val="none" w:sz="0" w:space="0" w:color="auto"/>
            <w:bottom w:val="none" w:sz="0" w:space="0" w:color="auto"/>
            <w:right w:val="none" w:sz="0" w:space="0" w:color="auto"/>
          </w:divBdr>
        </w:div>
      </w:divsChild>
    </w:div>
    <w:div w:id="899363227">
      <w:bodyDiv w:val="1"/>
      <w:marLeft w:val="0"/>
      <w:marRight w:val="0"/>
      <w:marTop w:val="0"/>
      <w:marBottom w:val="0"/>
      <w:divBdr>
        <w:top w:val="none" w:sz="0" w:space="0" w:color="auto"/>
        <w:left w:val="none" w:sz="0" w:space="0" w:color="auto"/>
        <w:bottom w:val="none" w:sz="0" w:space="0" w:color="auto"/>
        <w:right w:val="none" w:sz="0" w:space="0" w:color="auto"/>
      </w:divBdr>
      <w:divsChild>
        <w:div w:id="157578670">
          <w:marLeft w:val="806"/>
          <w:marRight w:val="0"/>
          <w:marTop w:val="94"/>
          <w:marBottom w:val="0"/>
          <w:divBdr>
            <w:top w:val="none" w:sz="0" w:space="0" w:color="auto"/>
            <w:left w:val="none" w:sz="0" w:space="0" w:color="auto"/>
            <w:bottom w:val="none" w:sz="0" w:space="0" w:color="auto"/>
            <w:right w:val="none" w:sz="0" w:space="0" w:color="auto"/>
          </w:divBdr>
        </w:div>
        <w:div w:id="1310211959">
          <w:marLeft w:val="806"/>
          <w:marRight w:val="0"/>
          <w:marTop w:val="94"/>
          <w:marBottom w:val="0"/>
          <w:divBdr>
            <w:top w:val="none" w:sz="0" w:space="0" w:color="auto"/>
            <w:left w:val="none" w:sz="0" w:space="0" w:color="auto"/>
            <w:bottom w:val="none" w:sz="0" w:space="0" w:color="auto"/>
            <w:right w:val="none" w:sz="0" w:space="0" w:color="auto"/>
          </w:divBdr>
        </w:div>
        <w:div w:id="1982538242">
          <w:marLeft w:val="806"/>
          <w:marRight w:val="0"/>
          <w:marTop w:val="94"/>
          <w:marBottom w:val="0"/>
          <w:divBdr>
            <w:top w:val="none" w:sz="0" w:space="0" w:color="auto"/>
            <w:left w:val="none" w:sz="0" w:space="0" w:color="auto"/>
            <w:bottom w:val="none" w:sz="0" w:space="0" w:color="auto"/>
            <w:right w:val="none" w:sz="0" w:space="0" w:color="auto"/>
          </w:divBdr>
        </w:div>
        <w:div w:id="1020666722">
          <w:marLeft w:val="806"/>
          <w:marRight w:val="0"/>
          <w:marTop w:val="94"/>
          <w:marBottom w:val="0"/>
          <w:divBdr>
            <w:top w:val="none" w:sz="0" w:space="0" w:color="auto"/>
            <w:left w:val="none" w:sz="0" w:space="0" w:color="auto"/>
            <w:bottom w:val="none" w:sz="0" w:space="0" w:color="auto"/>
            <w:right w:val="none" w:sz="0" w:space="0" w:color="auto"/>
          </w:divBdr>
        </w:div>
        <w:div w:id="1855145503">
          <w:marLeft w:val="806"/>
          <w:marRight w:val="0"/>
          <w:marTop w:val="94"/>
          <w:marBottom w:val="0"/>
          <w:divBdr>
            <w:top w:val="none" w:sz="0" w:space="0" w:color="auto"/>
            <w:left w:val="none" w:sz="0" w:space="0" w:color="auto"/>
            <w:bottom w:val="none" w:sz="0" w:space="0" w:color="auto"/>
            <w:right w:val="none" w:sz="0" w:space="0" w:color="auto"/>
          </w:divBdr>
        </w:div>
        <w:div w:id="810824786">
          <w:marLeft w:val="806"/>
          <w:marRight w:val="0"/>
          <w:marTop w:val="94"/>
          <w:marBottom w:val="0"/>
          <w:divBdr>
            <w:top w:val="none" w:sz="0" w:space="0" w:color="auto"/>
            <w:left w:val="none" w:sz="0" w:space="0" w:color="auto"/>
            <w:bottom w:val="none" w:sz="0" w:space="0" w:color="auto"/>
            <w:right w:val="none" w:sz="0" w:space="0" w:color="auto"/>
          </w:divBdr>
        </w:div>
        <w:div w:id="433987359">
          <w:marLeft w:val="806"/>
          <w:marRight w:val="0"/>
          <w:marTop w:val="94"/>
          <w:marBottom w:val="0"/>
          <w:divBdr>
            <w:top w:val="none" w:sz="0" w:space="0" w:color="auto"/>
            <w:left w:val="none" w:sz="0" w:space="0" w:color="auto"/>
            <w:bottom w:val="none" w:sz="0" w:space="0" w:color="auto"/>
            <w:right w:val="none" w:sz="0" w:space="0" w:color="auto"/>
          </w:divBdr>
        </w:div>
        <w:div w:id="2049378779">
          <w:marLeft w:val="806"/>
          <w:marRight w:val="0"/>
          <w:marTop w:val="94"/>
          <w:marBottom w:val="0"/>
          <w:divBdr>
            <w:top w:val="none" w:sz="0" w:space="0" w:color="auto"/>
            <w:left w:val="none" w:sz="0" w:space="0" w:color="auto"/>
            <w:bottom w:val="none" w:sz="0" w:space="0" w:color="auto"/>
            <w:right w:val="none" w:sz="0" w:space="0" w:color="auto"/>
          </w:divBdr>
        </w:div>
        <w:div w:id="2076052311">
          <w:marLeft w:val="806"/>
          <w:marRight w:val="0"/>
          <w:marTop w:val="94"/>
          <w:marBottom w:val="0"/>
          <w:divBdr>
            <w:top w:val="none" w:sz="0" w:space="0" w:color="auto"/>
            <w:left w:val="none" w:sz="0" w:space="0" w:color="auto"/>
            <w:bottom w:val="none" w:sz="0" w:space="0" w:color="auto"/>
            <w:right w:val="none" w:sz="0" w:space="0" w:color="auto"/>
          </w:divBdr>
        </w:div>
        <w:div w:id="1972519909">
          <w:marLeft w:val="806"/>
          <w:marRight w:val="0"/>
          <w:marTop w:val="94"/>
          <w:marBottom w:val="0"/>
          <w:divBdr>
            <w:top w:val="none" w:sz="0" w:space="0" w:color="auto"/>
            <w:left w:val="none" w:sz="0" w:space="0" w:color="auto"/>
            <w:bottom w:val="none" w:sz="0" w:space="0" w:color="auto"/>
            <w:right w:val="none" w:sz="0" w:space="0" w:color="auto"/>
          </w:divBdr>
        </w:div>
      </w:divsChild>
    </w:div>
    <w:div w:id="1017659033">
      <w:bodyDiv w:val="1"/>
      <w:marLeft w:val="0"/>
      <w:marRight w:val="0"/>
      <w:marTop w:val="0"/>
      <w:marBottom w:val="0"/>
      <w:divBdr>
        <w:top w:val="none" w:sz="0" w:space="0" w:color="auto"/>
        <w:left w:val="none" w:sz="0" w:space="0" w:color="auto"/>
        <w:bottom w:val="none" w:sz="0" w:space="0" w:color="auto"/>
        <w:right w:val="none" w:sz="0" w:space="0" w:color="auto"/>
      </w:divBdr>
      <w:divsChild>
        <w:div w:id="194781755">
          <w:marLeft w:val="0"/>
          <w:marRight w:val="360"/>
          <w:marTop w:val="202"/>
          <w:marBottom w:val="0"/>
          <w:divBdr>
            <w:top w:val="none" w:sz="0" w:space="0" w:color="auto"/>
            <w:left w:val="none" w:sz="0" w:space="0" w:color="auto"/>
            <w:bottom w:val="none" w:sz="0" w:space="0" w:color="auto"/>
            <w:right w:val="none" w:sz="0" w:space="0" w:color="auto"/>
          </w:divBdr>
        </w:div>
      </w:divsChild>
    </w:div>
    <w:div w:id="1095246251">
      <w:bodyDiv w:val="1"/>
      <w:marLeft w:val="0"/>
      <w:marRight w:val="0"/>
      <w:marTop w:val="0"/>
      <w:marBottom w:val="0"/>
      <w:divBdr>
        <w:top w:val="none" w:sz="0" w:space="0" w:color="auto"/>
        <w:left w:val="none" w:sz="0" w:space="0" w:color="auto"/>
        <w:bottom w:val="none" w:sz="0" w:space="0" w:color="auto"/>
        <w:right w:val="none" w:sz="0" w:space="0" w:color="auto"/>
      </w:divBdr>
    </w:div>
    <w:div w:id="1193615159">
      <w:bodyDiv w:val="1"/>
      <w:marLeft w:val="0"/>
      <w:marRight w:val="0"/>
      <w:marTop w:val="0"/>
      <w:marBottom w:val="0"/>
      <w:divBdr>
        <w:top w:val="none" w:sz="0" w:space="0" w:color="auto"/>
        <w:left w:val="none" w:sz="0" w:space="0" w:color="auto"/>
        <w:bottom w:val="none" w:sz="0" w:space="0" w:color="auto"/>
        <w:right w:val="none" w:sz="0" w:space="0" w:color="auto"/>
      </w:divBdr>
      <w:divsChild>
        <w:div w:id="477066587">
          <w:marLeft w:val="0"/>
          <w:marRight w:val="1080"/>
          <w:marTop w:val="0"/>
          <w:marBottom w:val="0"/>
          <w:divBdr>
            <w:top w:val="none" w:sz="0" w:space="0" w:color="auto"/>
            <w:left w:val="none" w:sz="0" w:space="0" w:color="auto"/>
            <w:bottom w:val="none" w:sz="0" w:space="0" w:color="auto"/>
            <w:right w:val="none" w:sz="0" w:space="0" w:color="auto"/>
          </w:divBdr>
        </w:div>
        <w:div w:id="1709841942">
          <w:marLeft w:val="0"/>
          <w:marRight w:val="1080"/>
          <w:marTop w:val="0"/>
          <w:marBottom w:val="0"/>
          <w:divBdr>
            <w:top w:val="none" w:sz="0" w:space="0" w:color="auto"/>
            <w:left w:val="none" w:sz="0" w:space="0" w:color="auto"/>
            <w:bottom w:val="none" w:sz="0" w:space="0" w:color="auto"/>
            <w:right w:val="none" w:sz="0" w:space="0" w:color="auto"/>
          </w:divBdr>
        </w:div>
        <w:div w:id="483855425">
          <w:marLeft w:val="0"/>
          <w:marRight w:val="1080"/>
          <w:marTop w:val="0"/>
          <w:marBottom w:val="0"/>
          <w:divBdr>
            <w:top w:val="none" w:sz="0" w:space="0" w:color="auto"/>
            <w:left w:val="none" w:sz="0" w:space="0" w:color="auto"/>
            <w:bottom w:val="none" w:sz="0" w:space="0" w:color="auto"/>
            <w:right w:val="none" w:sz="0" w:space="0" w:color="auto"/>
          </w:divBdr>
        </w:div>
        <w:div w:id="776827967">
          <w:marLeft w:val="0"/>
          <w:marRight w:val="1080"/>
          <w:marTop w:val="0"/>
          <w:marBottom w:val="0"/>
          <w:divBdr>
            <w:top w:val="none" w:sz="0" w:space="0" w:color="auto"/>
            <w:left w:val="none" w:sz="0" w:space="0" w:color="auto"/>
            <w:bottom w:val="none" w:sz="0" w:space="0" w:color="auto"/>
            <w:right w:val="none" w:sz="0" w:space="0" w:color="auto"/>
          </w:divBdr>
        </w:div>
      </w:divsChild>
    </w:div>
    <w:div w:id="1202783222">
      <w:bodyDiv w:val="1"/>
      <w:marLeft w:val="0"/>
      <w:marRight w:val="0"/>
      <w:marTop w:val="0"/>
      <w:marBottom w:val="0"/>
      <w:divBdr>
        <w:top w:val="none" w:sz="0" w:space="0" w:color="auto"/>
        <w:left w:val="none" w:sz="0" w:space="0" w:color="auto"/>
        <w:bottom w:val="none" w:sz="0" w:space="0" w:color="auto"/>
        <w:right w:val="none" w:sz="0" w:space="0" w:color="auto"/>
      </w:divBdr>
    </w:div>
    <w:div w:id="1452550911">
      <w:bodyDiv w:val="1"/>
      <w:marLeft w:val="0"/>
      <w:marRight w:val="0"/>
      <w:marTop w:val="0"/>
      <w:marBottom w:val="0"/>
      <w:divBdr>
        <w:top w:val="none" w:sz="0" w:space="0" w:color="auto"/>
        <w:left w:val="none" w:sz="0" w:space="0" w:color="auto"/>
        <w:bottom w:val="none" w:sz="0" w:space="0" w:color="auto"/>
        <w:right w:val="none" w:sz="0" w:space="0" w:color="auto"/>
      </w:divBdr>
      <w:divsChild>
        <w:div w:id="1119226629">
          <w:marLeft w:val="0"/>
          <w:marRight w:val="360"/>
          <w:marTop w:val="202"/>
          <w:marBottom w:val="0"/>
          <w:divBdr>
            <w:top w:val="none" w:sz="0" w:space="0" w:color="auto"/>
            <w:left w:val="none" w:sz="0" w:space="0" w:color="auto"/>
            <w:bottom w:val="none" w:sz="0" w:space="0" w:color="auto"/>
            <w:right w:val="none" w:sz="0" w:space="0" w:color="auto"/>
          </w:divBdr>
        </w:div>
      </w:divsChild>
    </w:div>
    <w:div w:id="1457987257">
      <w:bodyDiv w:val="1"/>
      <w:marLeft w:val="0"/>
      <w:marRight w:val="0"/>
      <w:marTop w:val="0"/>
      <w:marBottom w:val="0"/>
      <w:divBdr>
        <w:top w:val="none" w:sz="0" w:space="0" w:color="auto"/>
        <w:left w:val="none" w:sz="0" w:space="0" w:color="auto"/>
        <w:bottom w:val="none" w:sz="0" w:space="0" w:color="auto"/>
        <w:right w:val="none" w:sz="0" w:space="0" w:color="auto"/>
      </w:divBdr>
    </w:div>
    <w:div w:id="1627077705">
      <w:bodyDiv w:val="1"/>
      <w:marLeft w:val="0"/>
      <w:marRight w:val="0"/>
      <w:marTop w:val="0"/>
      <w:marBottom w:val="0"/>
      <w:divBdr>
        <w:top w:val="none" w:sz="0" w:space="0" w:color="auto"/>
        <w:left w:val="none" w:sz="0" w:space="0" w:color="auto"/>
        <w:bottom w:val="none" w:sz="0" w:space="0" w:color="auto"/>
        <w:right w:val="none" w:sz="0" w:space="0" w:color="auto"/>
      </w:divBdr>
    </w:div>
    <w:div w:id="1727799686">
      <w:bodyDiv w:val="1"/>
      <w:marLeft w:val="0"/>
      <w:marRight w:val="0"/>
      <w:marTop w:val="0"/>
      <w:marBottom w:val="0"/>
      <w:divBdr>
        <w:top w:val="none" w:sz="0" w:space="0" w:color="auto"/>
        <w:left w:val="none" w:sz="0" w:space="0" w:color="auto"/>
        <w:bottom w:val="none" w:sz="0" w:space="0" w:color="auto"/>
        <w:right w:val="none" w:sz="0" w:space="0" w:color="auto"/>
      </w:divBdr>
    </w:div>
    <w:div w:id="1784953688">
      <w:bodyDiv w:val="1"/>
      <w:marLeft w:val="0"/>
      <w:marRight w:val="0"/>
      <w:marTop w:val="0"/>
      <w:marBottom w:val="0"/>
      <w:divBdr>
        <w:top w:val="none" w:sz="0" w:space="0" w:color="auto"/>
        <w:left w:val="none" w:sz="0" w:space="0" w:color="auto"/>
        <w:bottom w:val="none" w:sz="0" w:space="0" w:color="auto"/>
        <w:right w:val="none" w:sz="0" w:space="0" w:color="auto"/>
      </w:divBdr>
    </w:div>
    <w:div w:id="1790004057">
      <w:bodyDiv w:val="1"/>
      <w:marLeft w:val="0"/>
      <w:marRight w:val="0"/>
      <w:marTop w:val="0"/>
      <w:marBottom w:val="0"/>
      <w:divBdr>
        <w:top w:val="none" w:sz="0" w:space="0" w:color="auto"/>
        <w:left w:val="none" w:sz="0" w:space="0" w:color="auto"/>
        <w:bottom w:val="none" w:sz="0" w:space="0" w:color="auto"/>
        <w:right w:val="none" w:sz="0" w:space="0" w:color="auto"/>
      </w:divBdr>
    </w:div>
    <w:div w:id="1978677277">
      <w:bodyDiv w:val="1"/>
      <w:marLeft w:val="0"/>
      <w:marRight w:val="0"/>
      <w:marTop w:val="0"/>
      <w:marBottom w:val="0"/>
      <w:divBdr>
        <w:top w:val="none" w:sz="0" w:space="0" w:color="auto"/>
        <w:left w:val="none" w:sz="0" w:space="0" w:color="auto"/>
        <w:bottom w:val="none" w:sz="0" w:space="0" w:color="auto"/>
        <w:right w:val="none" w:sz="0" w:space="0" w:color="auto"/>
      </w:divBdr>
      <w:divsChild>
        <w:div w:id="823010051">
          <w:marLeft w:val="0"/>
          <w:marRight w:val="360"/>
          <w:marTop w:val="202"/>
          <w:marBottom w:val="0"/>
          <w:divBdr>
            <w:top w:val="none" w:sz="0" w:space="0" w:color="auto"/>
            <w:left w:val="none" w:sz="0" w:space="0" w:color="auto"/>
            <w:bottom w:val="none" w:sz="0" w:space="0" w:color="auto"/>
            <w:right w:val="none" w:sz="0" w:space="0" w:color="auto"/>
          </w:divBdr>
        </w:div>
        <w:div w:id="1350988221">
          <w:marLeft w:val="0"/>
          <w:marRight w:val="360"/>
          <w:marTop w:val="202"/>
          <w:marBottom w:val="0"/>
          <w:divBdr>
            <w:top w:val="none" w:sz="0" w:space="0" w:color="auto"/>
            <w:left w:val="none" w:sz="0" w:space="0" w:color="auto"/>
            <w:bottom w:val="none" w:sz="0" w:space="0" w:color="auto"/>
            <w:right w:val="none" w:sz="0" w:space="0" w:color="auto"/>
          </w:divBdr>
        </w:div>
        <w:div w:id="1770347649">
          <w:marLeft w:val="0"/>
          <w:marRight w:val="360"/>
          <w:marTop w:val="202"/>
          <w:marBottom w:val="0"/>
          <w:divBdr>
            <w:top w:val="none" w:sz="0" w:space="0" w:color="auto"/>
            <w:left w:val="none" w:sz="0" w:space="0" w:color="auto"/>
            <w:bottom w:val="none" w:sz="0" w:space="0" w:color="auto"/>
            <w:right w:val="none" w:sz="0" w:space="0" w:color="auto"/>
          </w:divBdr>
        </w:div>
      </w:divsChild>
    </w:div>
    <w:div w:id="2059208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vi.turner111@gmail.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jpe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3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8.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microsoft.com/office/2007/relationships/hdphoto" Target="media/hdphoto1.wdp"/><Relationship Id="rId27" Type="http://schemas.openxmlformats.org/officeDocument/2006/relationships/image" Target="media/image15.png"/><Relationship Id="rId30" Type="http://schemas.openxmlformats.org/officeDocument/2006/relationships/image" Target="media/image14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B1CFB7-0316-4B51-8D2E-6CDBF55AF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5600</Words>
  <Characters>28002</Characters>
  <Application>Microsoft Office Word</Application>
  <DocSecurity>0</DocSecurity>
  <Lines>233</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 Turner</dc:creator>
  <cp:keywords/>
  <dc:description/>
  <cp:lastModifiedBy>Avi Turner</cp:lastModifiedBy>
  <cp:revision>2</cp:revision>
  <dcterms:created xsi:type="dcterms:W3CDTF">2018-12-14T06:11:00Z</dcterms:created>
  <dcterms:modified xsi:type="dcterms:W3CDTF">2018-12-14T06:11:00Z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1953c3f8-06c7-3021-98fe-2042965f4081</vt:lpwstr>
  </property>
  <property fmtid="{D5CDD505-2E9C-101B-9397-08002B2CF9AE}" pid="24" name="Mendeley Citation Style_1">
    <vt:lpwstr>http://www.zotero.org/styles/apa</vt:lpwstr>
  </property>
</Properties>
</file>